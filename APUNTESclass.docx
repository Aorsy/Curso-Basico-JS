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0423" w:rsidRPr="00D40423" w:rsidRDefault="00D40423" w:rsidP="00D40423">
      <w:pPr>
        <w:pStyle w:val="NormalWeb"/>
        <w:shd w:val="clear" w:color="auto" w:fill="24385B"/>
        <w:spacing w:before="0" w:beforeAutospacing="0" w:after="0" w:afterAutospacing="0"/>
        <w:rPr>
          <w:rFonts w:ascii="Arial" w:hAnsi="Arial" w:cs="Arial"/>
          <w:color w:val="EFF3F8"/>
          <w:sz w:val="21"/>
          <w:szCs w:val="21"/>
          <w:lang w:val="es-CO"/>
        </w:rPr>
      </w:pPr>
      <w:r w:rsidRPr="00D40423">
        <w:rPr>
          <w:rStyle w:val="Textoennegrita"/>
          <w:rFonts w:ascii="Arial" w:hAnsi="Arial" w:cs="Arial"/>
          <w:color w:val="EFF3F8"/>
          <w:sz w:val="21"/>
          <w:szCs w:val="21"/>
          <w:lang w:val="es-CO"/>
        </w:rPr>
        <w:t>APUNTES</w:t>
      </w:r>
      <w:r w:rsidRPr="00D40423">
        <w:rPr>
          <w:rFonts w:ascii="Arial" w:hAnsi="Arial" w:cs="Arial"/>
          <w:color w:val="EFF3F8"/>
          <w:sz w:val="21"/>
          <w:szCs w:val="21"/>
          <w:lang w:val="es-CO"/>
        </w:rPr>
        <w:br/>
        <w:t>1.- JavaScript tiene una </w:t>
      </w:r>
      <w:r w:rsidRPr="00D40423">
        <w:rPr>
          <w:rStyle w:val="Textoennegrita"/>
          <w:rFonts w:ascii="Arial" w:hAnsi="Arial" w:cs="Arial"/>
          <w:color w:val="EFF3F8"/>
          <w:sz w:val="21"/>
          <w:szCs w:val="21"/>
          <w:lang w:val="es-CO"/>
        </w:rPr>
        <w:t>comunidad enorme</w:t>
      </w:r>
      <w:r w:rsidRPr="00D40423">
        <w:rPr>
          <w:rFonts w:ascii="Arial" w:hAnsi="Arial" w:cs="Arial"/>
          <w:color w:val="EFF3F8"/>
          <w:sz w:val="21"/>
          <w:szCs w:val="21"/>
          <w:lang w:val="es-CO"/>
        </w:rPr>
        <w:t> de desarrolladores que te pueden ir ayudando a generar diferentes cosas.</w:t>
      </w:r>
    </w:p>
    <w:p w:rsidR="00D40423" w:rsidRPr="00D40423" w:rsidRDefault="00D40423" w:rsidP="00D40423">
      <w:pPr>
        <w:pStyle w:val="NormalWeb"/>
        <w:numPr>
          <w:ilvl w:val="0"/>
          <w:numId w:val="1"/>
        </w:numPr>
        <w:shd w:val="clear" w:color="auto" w:fill="24385B"/>
        <w:spacing w:before="0" w:beforeAutospacing="0" w:after="0" w:afterAutospacing="0"/>
        <w:ind w:left="0"/>
        <w:rPr>
          <w:rFonts w:ascii="Arial" w:hAnsi="Arial" w:cs="Arial"/>
          <w:color w:val="EFF3F8"/>
          <w:sz w:val="21"/>
          <w:szCs w:val="21"/>
          <w:lang w:val="es-CO"/>
        </w:rPr>
      </w:pPr>
      <w:r w:rsidRPr="00D40423">
        <w:rPr>
          <w:rFonts w:ascii="Arial" w:hAnsi="Arial" w:cs="Arial"/>
          <w:color w:val="EFF3F8"/>
          <w:sz w:val="21"/>
          <w:szCs w:val="21"/>
          <w:lang w:val="es-CO"/>
        </w:rPr>
        <w:t>Si solo estuvieras interesado en trabajar </w:t>
      </w:r>
      <w:r w:rsidRPr="00D40423">
        <w:rPr>
          <w:rStyle w:val="Textoennegrita"/>
          <w:rFonts w:ascii="Arial" w:hAnsi="Arial" w:cs="Arial"/>
          <w:color w:val="EFF3F8"/>
          <w:sz w:val="21"/>
          <w:szCs w:val="21"/>
          <w:lang w:val="es-CO"/>
        </w:rPr>
        <w:t>aplicaciones web</w:t>
      </w:r>
      <w:r w:rsidRPr="00D40423">
        <w:rPr>
          <w:rFonts w:ascii="Arial" w:hAnsi="Arial" w:cs="Arial"/>
          <w:color w:val="EFF3F8"/>
          <w:sz w:val="21"/>
          <w:szCs w:val="21"/>
          <w:lang w:val="es-CO"/>
        </w:rPr>
        <w:t xml:space="preserve"> tienes muchos </w:t>
      </w:r>
      <w:proofErr w:type="spellStart"/>
      <w:r w:rsidRPr="00D40423">
        <w:rPr>
          <w:rFonts w:ascii="Arial" w:hAnsi="Arial" w:cs="Arial"/>
          <w:color w:val="EFF3F8"/>
          <w:sz w:val="21"/>
          <w:szCs w:val="21"/>
          <w:lang w:val="es-CO"/>
        </w:rPr>
        <w:t>frameworks</w:t>
      </w:r>
      <w:proofErr w:type="spellEnd"/>
      <w:r w:rsidRPr="00D40423">
        <w:rPr>
          <w:rFonts w:ascii="Arial" w:hAnsi="Arial" w:cs="Arial"/>
          <w:color w:val="EFF3F8"/>
          <w:sz w:val="21"/>
          <w:szCs w:val="21"/>
          <w:lang w:val="es-CO"/>
        </w:rPr>
        <w:t xml:space="preserve"> y librerías construidas en JavaScript que te van a ayudar a hacer proyectos de forma mucho </w:t>
      </w:r>
      <w:proofErr w:type="spellStart"/>
      <w:r w:rsidRPr="00D40423">
        <w:rPr>
          <w:rFonts w:ascii="Arial" w:hAnsi="Arial" w:cs="Arial"/>
          <w:color w:val="EFF3F8"/>
          <w:sz w:val="21"/>
          <w:szCs w:val="21"/>
          <w:lang w:val="es-CO"/>
        </w:rPr>
        <w:t>mas</w:t>
      </w:r>
      <w:proofErr w:type="spellEnd"/>
      <w:r w:rsidRPr="00D40423">
        <w:rPr>
          <w:rFonts w:ascii="Arial" w:hAnsi="Arial" w:cs="Arial"/>
          <w:color w:val="EFF3F8"/>
          <w:sz w:val="21"/>
          <w:szCs w:val="21"/>
          <w:lang w:val="es-CO"/>
        </w:rPr>
        <w:t xml:space="preserve"> rápida, eficiente y robusta (Angular, View, </w:t>
      </w:r>
      <w:proofErr w:type="spellStart"/>
      <w:proofErr w:type="gramStart"/>
      <w:r w:rsidRPr="00D40423">
        <w:rPr>
          <w:rFonts w:ascii="Arial" w:hAnsi="Arial" w:cs="Arial"/>
          <w:color w:val="EFF3F8"/>
          <w:sz w:val="21"/>
          <w:szCs w:val="21"/>
          <w:lang w:val="es-CO"/>
        </w:rPr>
        <w:t>React,entre</w:t>
      </w:r>
      <w:proofErr w:type="spellEnd"/>
      <w:proofErr w:type="gramEnd"/>
      <w:r w:rsidRPr="00D40423">
        <w:rPr>
          <w:rFonts w:ascii="Arial" w:hAnsi="Arial" w:cs="Arial"/>
          <w:color w:val="EFF3F8"/>
          <w:sz w:val="21"/>
          <w:szCs w:val="21"/>
          <w:lang w:val="es-CO"/>
        </w:rPr>
        <w:t xml:space="preserve"> otros)</w:t>
      </w:r>
    </w:p>
    <w:p w:rsidR="00D40423" w:rsidRPr="00D40423" w:rsidRDefault="00D40423" w:rsidP="00D40423">
      <w:pPr>
        <w:pStyle w:val="NormalWeb"/>
        <w:numPr>
          <w:ilvl w:val="0"/>
          <w:numId w:val="1"/>
        </w:numPr>
        <w:shd w:val="clear" w:color="auto" w:fill="24385B"/>
        <w:spacing w:before="0" w:beforeAutospacing="0" w:after="0" w:afterAutospacing="0"/>
        <w:ind w:left="0"/>
        <w:rPr>
          <w:rFonts w:ascii="Arial" w:hAnsi="Arial" w:cs="Arial"/>
          <w:color w:val="EFF3F8"/>
          <w:sz w:val="21"/>
          <w:szCs w:val="21"/>
          <w:lang w:val="es-CO"/>
        </w:rPr>
      </w:pPr>
      <w:r w:rsidRPr="00D40423">
        <w:rPr>
          <w:rFonts w:ascii="Arial" w:hAnsi="Arial" w:cs="Arial"/>
          <w:color w:val="EFF3F8"/>
          <w:sz w:val="21"/>
          <w:szCs w:val="21"/>
          <w:lang w:val="es-CO"/>
        </w:rPr>
        <w:t xml:space="preserve">Si no quieres trabajar solo en aplicaciones Web puedes utilizar JavaScript con un </w:t>
      </w:r>
      <w:proofErr w:type="spellStart"/>
      <w:r w:rsidRPr="00D40423">
        <w:rPr>
          <w:rFonts w:ascii="Arial" w:hAnsi="Arial" w:cs="Arial"/>
          <w:color w:val="EFF3F8"/>
          <w:sz w:val="21"/>
          <w:szCs w:val="21"/>
          <w:lang w:val="es-CO"/>
        </w:rPr>
        <w:t>framework</w:t>
      </w:r>
      <w:proofErr w:type="spellEnd"/>
      <w:r w:rsidRPr="00D40423">
        <w:rPr>
          <w:rFonts w:ascii="Arial" w:hAnsi="Arial" w:cs="Arial"/>
          <w:color w:val="EFF3F8"/>
          <w:sz w:val="21"/>
          <w:szCs w:val="21"/>
          <w:lang w:val="es-CO"/>
        </w:rPr>
        <w:t xml:space="preserve"> que se llama </w:t>
      </w:r>
      <w:proofErr w:type="spellStart"/>
      <w:r w:rsidRPr="00D40423">
        <w:rPr>
          <w:rFonts w:ascii="Arial" w:hAnsi="Arial" w:cs="Arial"/>
          <w:color w:val="EFF3F8"/>
          <w:sz w:val="21"/>
          <w:szCs w:val="21"/>
          <w:lang w:val="es-CO"/>
        </w:rPr>
        <w:t>React</w:t>
      </w:r>
      <w:proofErr w:type="spellEnd"/>
      <w:r w:rsidRPr="00D40423">
        <w:rPr>
          <w:rFonts w:ascii="Arial" w:hAnsi="Arial" w:cs="Arial"/>
          <w:color w:val="EFF3F8"/>
          <w:sz w:val="21"/>
          <w:szCs w:val="21"/>
          <w:lang w:val="es-CO"/>
        </w:rPr>
        <w:t xml:space="preserve"> </w:t>
      </w:r>
      <w:proofErr w:type="spellStart"/>
      <w:r w:rsidRPr="00D40423">
        <w:rPr>
          <w:rFonts w:ascii="Arial" w:hAnsi="Arial" w:cs="Arial"/>
          <w:color w:val="EFF3F8"/>
          <w:sz w:val="21"/>
          <w:szCs w:val="21"/>
          <w:lang w:val="es-CO"/>
        </w:rPr>
        <w:t>Native</w:t>
      </w:r>
      <w:proofErr w:type="spellEnd"/>
      <w:r w:rsidRPr="00D40423">
        <w:rPr>
          <w:rFonts w:ascii="Arial" w:hAnsi="Arial" w:cs="Arial"/>
          <w:color w:val="EFF3F8"/>
          <w:sz w:val="21"/>
          <w:szCs w:val="21"/>
          <w:lang w:val="es-CO"/>
        </w:rPr>
        <w:t xml:space="preserve"> para poder </w:t>
      </w:r>
      <w:r w:rsidRPr="00D40423">
        <w:rPr>
          <w:rStyle w:val="Textoennegrita"/>
          <w:rFonts w:ascii="Arial" w:hAnsi="Arial" w:cs="Arial"/>
          <w:color w:val="EFF3F8"/>
          <w:sz w:val="21"/>
          <w:szCs w:val="21"/>
          <w:lang w:val="es-CO"/>
        </w:rPr>
        <w:t>construir aplicaciones nativas</w:t>
      </w:r>
      <w:r w:rsidRPr="00D40423">
        <w:rPr>
          <w:rFonts w:ascii="Arial" w:hAnsi="Arial" w:cs="Arial"/>
          <w:color w:val="EFF3F8"/>
          <w:sz w:val="21"/>
          <w:szCs w:val="21"/>
          <w:lang w:val="es-CO"/>
        </w:rPr>
        <w:t> como Android y IOS.</w:t>
      </w:r>
    </w:p>
    <w:p w:rsidR="00D40423" w:rsidRPr="00D40423" w:rsidRDefault="00D40423" w:rsidP="00D40423">
      <w:pPr>
        <w:pStyle w:val="NormalWeb"/>
        <w:numPr>
          <w:ilvl w:val="0"/>
          <w:numId w:val="1"/>
        </w:numPr>
        <w:shd w:val="clear" w:color="auto" w:fill="24385B"/>
        <w:spacing w:before="0" w:beforeAutospacing="0" w:after="0" w:afterAutospacing="0"/>
        <w:ind w:left="0"/>
        <w:rPr>
          <w:rFonts w:ascii="Arial" w:hAnsi="Arial" w:cs="Arial"/>
          <w:color w:val="EFF3F8"/>
          <w:sz w:val="21"/>
          <w:szCs w:val="21"/>
          <w:lang w:val="es-CO"/>
        </w:rPr>
      </w:pPr>
      <w:r w:rsidRPr="00D40423">
        <w:rPr>
          <w:rFonts w:ascii="Arial" w:hAnsi="Arial" w:cs="Arial"/>
          <w:color w:val="EFF3F8"/>
          <w:sz w:val="21"/>
          <w:szCs w:val="21"/>
          <w:lang w:val="es-CO"/>
        </w:rPr>
        <w:t>Puedes construir </w:t>
      </w:r>
      <w:r w:rsidRPr="00D40423">
        <w:rPr>
          <w:rStyle w:val="Textoennegrita"/>
          <w:rFonts w:ascii="Arial" w:hAnsi="Arial" w:cs="Arial"/>
          <w:color w:val="EFF3F8"/>
          <w:sz w:val="21"/>
          <w:szCs w:val="21"/>
          <w:lang w:val="es-CO"/>
        </w:rPr>
        <w:t>aplicaciones de escritorio</w:t>
      </w:r>
      <w:r w:rsidRPr="00D40423">
        <w:rPr>
          <w:rFonts w:ascii="Arial" w:hAnsi="Arial" w:cs="Arial"/>
          <w:color w:val="EFF3F8"/>
          <w:sz w:val="21"/>
          <w:szCs w:val="21"/>
          <w:lang w:val="es-CO"/>
        </w:rPr>
        <w:t xml:space="preserve"> con JavaScript, usando un </w:t>
      </w:r>
      <w:proofErr w:type="spellStart"/>
      <w:r w:rsidRPr="00D40423">
        <w:rPr>
          <w:rFonts w:ascii="Arial" w:hAnsi="Arial" w:cs="Arial"/>
          <w:color w:val="EFF3F8"/>
          <w:sz w:val="21"/>
          <w:szCs w:val="21"/>
          <w:lang w:val="es-CO"/>
        </w:rPr>
        <w:t>framework</w:t>
      </w:r>
      <w:proofErr w:type="spellEnd"/>
      <w:r w:rsidRPr="00D40423">
        <w:rPr>
          <w:rFonts w:ascii="Arial" w:hAnsi="Arial" w:cs="Arial"/>
          <w:color w:val="EFF3F8"/>
          <w:sz w:val="21"/>
          <w:szCs w:val="21"/>
          <w:lang w:val="es-CO"/>
        </w:rPr>
        <w:t xml:space="preserve"> llamado </w:t>
      </w:r>
      <w:proofErr w:type="spellStart"/>
      <w:r w:rsidRPr="00D40423">
        <w:rPr>
          <w:rFonts w:ascii="Arial" w:hAnsi="Arial" w:cs="Arial"/>
          <w:color w:val="EFF3F8"/>
          <w:sz w:val="21"/>
          <w:szCs w:val="21"/>
          <w:lang w:val="es-CO"/>
        </w:rPr>
        <w:t>Electron</w:t>
      </w:r>
      <w:proofErr w:type="spellEnd"/>
      <w:r w:rsidRPr="00D40423">
        <w:rPr>
          <w:rFonts w:ascii="Arial" w:hAnsi="Arial" w:cs="Arial"/>
          <w:color w:val="EFF3F8"/>
          <w:sz w:val="21"/>
          <w:szCs w:val="21"/>
          <w:lang w:val="es-CO"/>
        </w:rPr>
        <w:t>, pueden correr en Mac o Windows.</w:t>
      </w:r>
    </w:p>
    <w:p w:rsidR="00D40423" w:rsidRPr="00D40423" w:rsidRDefault="00D40423" w:rsidP="00D40423">
      <w:pPr>
        <w:pStyle w:val="NormalWeb"/>
        <w:numPr>
          <w:ilvl w:val="0"/>
          <w:numId w:val="1"/>
        </w:numPr>
        <w:shd w:val="clear" w:color="auto" w:fill="24385B"/>
        <w:spacing w:before="0" w:beforeAutospacing="0" w:after="0" w:afterAutospacing="0"/>
        <w:ind w:left="0"/>
        <w:rPr>
          <w:rFonts w:ascii="Arial" w:hAnsi="Arial" w:cs="Arial"/>
          <w:color w:val="EFF3F8"/>
          <w:sz w:val="21"/>
          <w:szCs w:val="21"/>
          <w:lang w:val="es-CO"/>
        </w:rPr>
      </w:pPr>
      <w:r w:rsidRPr="00D40423">
        <w:rPr>
          <w:rFonts w:ascii="Arial" w:hAnsi="Arial" w:cs="Arial"/>
          <w:color w:val="EFF3F8"/>
          <w:sz w:val="21"/>
          <w:szCs w:val="21"/>
          <w:lang w:val="es-CO"/>
        </w:rPr>
        <w:t>También puedes trabajar en la parte del </w:t>
      </w:r>
      <w:r w:rsidRPr="00D40423">
        <w:rPr>
          <w:rStyle w:val="Textoennegrita"/>
          <w:rFonts w:ascii="Arial" w:hAnsi="Arial" w:cs="Arial"/>
          <w:color w:val="EFF3F8"/>
          <w:sz w:val="21"/>
          <w:szCs w:val="21"/>
          <w:lang w:val="es-CO"/>
        </w:rPr>
        <w:t>Back-</w:t>
      </w:r>
      <w:proofErr w:type="spellStart"/>
      <w:r w:rsidRPr="00D40423">
        <w:rPr>
          <w:rStyle w:val="Textoennegrita"/>
          <w:rFonts w:ascii="Arial" w:hAnsi="Arial" w:cs="Arial"/>
          <w:color w:val="EFF3F8"/>
          <w:sz w:val="21"/>
          <w:szCs w:val="21"/>
          <w:lang w:val="es-CO"/>
        </w:rPr>
        <w:t>end</w:t>
      </w:r>
      <w:proofErr w:type="spellEnd"/>
      <w:r w:rsidRPr="00D40423">
        <w:rPr>
          <w:rFonts w:ascii="Arial" w:hAnsi="Arial" w:cs="Arial"/>
          <w:color w:val="EFF3F8"/>
          <w:sz w:val="21"/>
          <w:szCs w:val="21"/>
          <w:lang w:val="es-CO"/>
        </w:rPr>
        <w:t xml:space="preserve"> o **IOT **(Internet </w:t>
      </w:r>
      <w:proofErr w:type="spellStart"/>
      <w:r w:rsidRPr="00D40423">
        <w:rPr>
          <w:rFonts w:ascii="Arial" w:hAnsi="Arial" w:cs="Arial"/>
          <w:color w:val="EFF3F8"/>
          <w:sz w:val="21"/>
          <w:szCs w:val="21"/>
          <w:lang w:val="es-CO"/>
        </w:rPr>
        <w:t>Od</w:t>
      </w:r>
      <w:proofErr w:type="spellEnd"/>
      <w:r w:rsidRPr="00D40423">
        <w:rPr>
          <w:rFonts w:ascii="Arial" w:hAnsi="Arial" w:cs="Arial"/>
          <w:color w:val="EFF3F8"/>
          <w:sz w:val="21"/>
          <w:szCs w:val="21"/>
          <w:lang w:val="es-CO"/>
        </w:rPr>
        <w:t xml:space="preserve"> </w:t>
      </w:r>
      <w:proofErr w:type="spellStart"/>
      <w:r w:rsidRPr="00D40423">
        <w:rPr>
          <w:rFonts w:ascii="Arial" w:hAnsi="Arial" w:cs="Arial"/>
          <w:color w:val="EFF3F8"/>
          <w:sz w:val="21"/>
          <w:szCs w:val="21"/>
          <w:lang w:val="es-CO"/>
        </w:rPr>
        <w:t>Things</w:t>
      </w:r>
      <w:proofErr w:type="spellEnd"/>
      <w:r w:rsidRPr="00D40423">
        <w:rPr>
          <w:rFonts w:ascii="Arial" w:hAnsi="Arial" w:cs="Arial"/>
          <w:color w:val="EFF3F8"/>
          <w:sz w:val="21"/>
          <w:szCs w:val="21"/>
          <w:lang w:val="es-CO"/>
        </w:rPr>
        <w:t xml:space="preserve">) es un concepto que se refiere a una </w:t>
      </w:r>
      <w:proofErr w:type="spellStart"/>
      <w:r w:rsidRPr="00D40423">
        <w:rPr>
          <w:rFonts w:ascii="Arial" w:hAnsi="Arial" w:cs="Arial"/>
          <w:color w:val="EFF3F8"/>
          <w:sz w:val="21"/>
          <w:szCs w:val="21"/>
          <w:lang w:val="es-CO"/>
        </w:rPr>
        <w:t>interconexion</w:t>
      </w:r>
      <w:proofErr w:type="spellEnd"/>
      <w:r w:rsidRPr="00D40423">
        <w:rPr>
          <w:rFonts w:ascii="Arial" w:hAnsi="Arial" w:cs="Arial"/>
          <w:color w:val="EFF3F8"/>
          <w:sz w:val="21"/>
          <w:szCs w:val="21"/>
          <w:lang w:val="es-CO"/>
        </w:rPr>
        <w:t xml:space="preserve"> digital de objetos cotidianos con Internet. Esto con un Framework llamado </w:t>
      </w:r>
      <w:proofErr w:type="spellStart"/>
      <w:r w:rsidRPr="00D40423">
        <w:rPr>
          <w:rFonts w:ascii="Arial" w:hAnsi="Arial" w:cs="Arial"/>
          <w:color w:val="EFF3F8"/>
          <w:sz w:val="21"/>
          <w:szCs w:val="21"/>
          <w:lang w:val="es-CO"/>
        </w:rPr>
        <w:t>NodeJS</w:t>
      </w:r>
      <w:proofErr w:type="spellEnd"/>
      <w:r w:rsidRPr="00D40423">
        <w:rPr>
          <w:rFonts w:ascii="Arial" w:hAnsi="Arial" w:cs="Arial"/>
          <w:color w:val="EFF3F8"/>
          <w:sz w:val="21"/>
          <w:szCs w:val="21"/>
          <w:lang w:val="es-CO"/>
        </w:rPr>
        <w:t>, el cual es un entorno de ejecución de JavaScript que corre directamente en el Back-</w:t>
      </w:r>
      <w:proofErr w:type="spellStart"/>
      <w:r w:rsidRPr="00D40423">
        <w:rPr>
          <w:rFonts w:ascii="Arial" w:hAnsi="Arial" w:cs="Arial"/>
          <w:color w:val="EFF3F8"/>
          <w:sz w:val="21"/>
          <w:szCs w:val="21"/>
          <w:lang w:val="es-CO"/>
        </w:rPr>
        <w:t>end</w:t>
      </w:r>
      <w:proofErr w:type="spellEnd"/>
      <w:r w:rsidRPr="00D40423">
        <w:rPr>
          <w:rFonts w:ascii="Arial" w:hAnsi="Arial" w:cs="Arial"/>
          <w:color w:val="EFF3F8"/>
          <w:sz w:val="21"/>
          <w:szCs w:val="21"/>
          <w:lang w:val="es-CO"/>
        </w:rPr>
        <w:t>.</w:t>
      </w:r>
    </w:p>
    <w:p w:rsidR="000D7F4E" w:rsidRDefault="000D7F4E">
      <w:pPr>
        <w:rPr>
          <w:lang w:val="es-CO"/>
        </w:rPr>
      </w:pPr>
    </w:p>
    <w:p w:rsidR="00D40423" w:rsidRPr="00D40423" w:rsidRDefault="00D40423" w:rsidP="00D40423">
      <w:pPr>
        <w:widowControl/>
        <w:numPr>
          <w:ilvl w:val="0"/>
          <w:numId w:val="2"/>
        </w:numPr>
        <w:shd w:val="clear" w:color="auto" w:fill="24385B"/>
        <w:autoSpaceDE/>
        <w:autoSpaceDN/>
        <w:ind w:left="0"/>
        <w:rPr>
          <w:rFonts w:ascii="Arial" w:eastAsia="Times New Roman" w:hAnsi="Arial" w:cs="Arial"/>
          <w:color w:val="EFF3F8"/>
          <w:sz w:val="21"/>
          <w:szCs w:val="21"/>
          <w:lang w:val="es-CO"/>
        </w:rPr>
      </w:pPr>
      <w:proofErr w:type="spellStart"/>
      <w:r w:rsidRPr="00D40423">
        <w:rPr>
          <w:rFonts w:ascii="Arial" w:eastAsia="Times New Roman" w:hAnsi="Arial" w:cs="Arial"/>
          <w:color w:val="EFF3F8"/>
          <w:sz w:val="21"/>
          <w:szCs w:val="21"/>
          <w:lang w:val="es-CO"/>
        </w:rPr>
        <w:t>WebAssembly</w:t>
      </w:r>
      <w:proofErr w:type="spellEnd"/>
      <w:r w:rsidRPr="00D40423">
        <w:rPr>
          <w:rFonts w:ascii="Arial" w:eastAsia="Times New Roman" w:hAnsi="Arial" w:cs="Arial"/>
          <w:color w:val="EFF3F8"/>
          <w:sz w:val="21"/>
          <w:szCs w:val="21"/>
          <w:lang w:val="es-CO"/>
        </w:rPr>
        <w:t xml:space="preserve">: es un nuevo tipo de código que puede ser ejecutado en navegadores modernos es un lenguaje de bajo nivel, similar al lenguaje ensamblador, con un formato binario compacto que se ejecuta con rendimiento casi nativo y provee un objetivo de compilación para lenguajes como C/C++ y </w:t>
      </w:r>
      <w:proofErr w:type="spellStart"/>
      <w:r w:rsidRPr="00D40423">
        <w:rPr>
          <w:rFonts w:ascii="Arial" w:eastAsia="Times New Roman" w:hAnsi="Arial" w:cs="Arial"/>
          <w:color w:val="EFF3F8"/>
          <w:sz w:val="21"/>
          <w:szCs w:val="21"/>
          <w:lang w:val="es-CO"/>
        </w:rPr>
        <w:t>Rust</w:t>
      </w:r>
      <w:proofErr w:type="spellEnd"/>
      <w:r w:rsidRPr="00D40423">
        <w:rPr>
          <w:rFonts w:ascii="Arial" w:eastAsia="Times New Roman" w:hAnsi="Arial" w:cs="Arial"/>
          <w:color w:val="EFF3F8"/>
          <w:sz w:val="21"/>
          <w:szCs w:val="21"/>
          <w:lang w:val="es-CO"/>
        </w:rPr>
        <w:t xml:space="preserve"> que les permite correr en la web. También está diseñado para correr a la par de JavaScript, permitiendo que ambos trabajen juntos.</w:t>
      </w:r>
    </w:p>
    <w:p w:rsidR="00D40423" w:rsidRDefault="00D40423">
      <w:pPr>
        <w:rPr>
          <w:lang w:val="es-CO"/>
        </w:rPr>
      </w:pPr>
    </w:p>
    <w:p w:rsidR="00D40423" w:rsidRDefault="00D40423">
      <w:pPr>
        <w:rPr>
          <w:lang w:val="es-CO"/>
        </w:rPr>
      </w:pPr>
      <w:r>
        <w:rPr>
          <w:noProof/>
          <w:lang w:val="en-US"/>
        </w:rPr>
        <w:lastRenderedPageBreak/>
        <w:drawing>
          <wp:inline distT="0" distB="0" distL="0" distR="0">
            <wp:extent cx="5612130" cy="5612130"/>
            <wp:effectExtent l="0" t="0" r="7620" b="7620"/>
            <wp:docPr id="1" name="Imagen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rsidR="007F2C00" w:rsidRDefault="007F2C00">
      <w:pPr>
        <w:rPr>
          <w:lang w:val="es-CO"/>
        </w:rPr>
      </w:pPr>
      <w:r>
        <w:rPr>
          <w:noProof/>
          <w:lang w:val="en-US"/>
        </w:rPr>
        <w:lastRenderedPageBreak/>
        <w:drawing>
          <wp:inline distT="0" distB="0" distL="0" distR="0">
            <wp:extent cx="5400040" cy="5400040"/>
            <wp:effectExtent l="0" t="0" r="0" b="0"/>
            <wp:docPr id="3" name="Imagen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D40423" w:rsidRDefault="00D40423">
      <w:pPr>
        <w:rPr>
          <w:lang w:val="es-CO"/>
        </w:rPr>
      </w:pPr>
      <w:r>
        <w:rPr>
          <w:noProof/>
          <w:lang w:val="en-US"/>
        </w:rPr>
        <w:lastRenderedPageBreak/>
        <w:drawing>
          <wp:inline distT="0" distB="0" distL="0" distR="0">
            <wp:extent cx="4752975" cy="3605530"/>
            <wp:effectExtent l="0" t="0" r="9525" b="0"/>
            <wp:docPr id="2" name="Imagen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2975" cy="3605530"/>
                    </a:xfrm>
                    <a:prstGeom prst="rect">
                      <a:avLst/>
                    </a:prstGeom>
                    <a:noFill/>
                    <a:ln>
                      <a:noFill/>
                    </a:ln>
                  </pic:spPr>
                </pic:pic>
              </a:graphicData>
            </a:graphic>
          </wp:inline>
        </w:drawing>
      </w:r>
    </w:p>
    <w:p w:rsidR="00D40423" w:rsidRDefault="00D40423">
      <w:pPr>
        <w:rPr>
          <w:lang w:val="es-CO"/>
        </w:rPr>
      </w:pPr>
      <w:proofErr w:type="spellStart"/>
      <w:r>
        <w:rPr>
          <w:lang w:val="es-CO"/>
        </w:rPr>
        <w:t>Typeof</w:t>
      </w:r>
      <w:proofErr w:type="spellEnd"/>
      <w:r>
        <w:rPr>
          <w:lang w:val="es-CO"/>
        </w:rPr>
        <w:t xml:space="preserve"> </w:t>
      </w:r>
      <w:r w:rsidR="007F2C00">
        <w:rPr>
          <w:lang w:val="es-CO"/>
        </w:rPr>
        <w:t>es una palabra reservada para saber el tipo de variable de algo</w:t>
      </w:r>
    </w:p>
    <w:p w:rsidR="007F2C00" w:rsidRDefault="007F2C00" w:rsidP="007F2C00">
      <w:pPr>
        <w:rPr>
          <w:lang w:val="es-CO"/>
        </w:rPr>
      </w:pPr>
      <w:r>
        <w:rPr>
          <w:noProof/>
          <w:highlight w:val="yellow"/>
          <w:lang w:val="en-US"/>
        </w:rPr>
        <w:drawing>
          <wp:inline distT="0" distB="0" distL="0" distR="0">
            <wp:extent cx="983615" cy="344805"/>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3615" cy="344805"/>
                    </a:xfrm>
                    <a:prstGeom prst="rect">
                      <a:avLst/>
                    </a:prstGeom>
                    <a:noFill/>
                    <a:ln>
                      <a:noFill/>
                    </a:ln>
                  </pic:spPr>
                </pic:pic>
              </a:graphicData>
            </a:graphic>
          </wp:inline>
        </w:drawing>
      </w:r>
    </w:p>
    <w:p w:rsidR="007F2C00" w:rsidRDefault="007F2C00" w:rsidP="007F2C00">
      <w:pPr>
        <w:rPr>
          <w:lang w:val="es-CO"/>
        </w:rPr>
      </w:pPr>
    </w:p>
    <w:p w:rsidR="007F2C00" w:rsidRDefault="007F2C00" w:rsidP="007F2C00">
      <w:pPr>
        <w:rPr>
          <w:lang w:val="es-CO"/>
        </w:rPr>
      </w:pPr>
      <w:r>
        <w:rPr>
          <w:lang w:val="es-CO"/>
        </w:rPr>
        <w:t xml:space="preserve">Variables </w:t>
      </w:r>
    </w:p>
    <w:p w:rsidR="007F2C00" w:rsidRDefault="007F2C00" w:rsidP="007F2C00">
      <w:pPr>
        <w:rPr>
          <w:lang w:val="es-CO"/>
        </w:rPr>
      </w:pPr>
      <w:r>
        <w:rPr>
          <w:noProof/>
          <w:lang w:val="en-US"/>
        </w:rPr>
        <w:drawing>
          <wp:inline distT="0" distB="0" distL="0" distR="0">
            <wp:extent cx="1656080" cy="70739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6080" cy="707390"/>
                    </a:xfrm>
                    <a:prstGeom prst="rect">
                      <a:avLst/>
                    </a:prstGeom>
                    <a:noFill/>
                    <a:ln>
                      <a:noFill/>
                    </a:ln>
                  </pic:spPr>
                </pic:pic>
              </a:graphicData>
            </a:graphic>
          </wp:inline>
        </w:drawing>
      </w:r>
    </w:p>
    <w:p w:rsidR="004C5066" w:rsidRDefault="004C5066" w:rsidP="007F2C00">
      <w:pPr>
        <w:rPr>
          <w:lang w:val="es-CO"/>
        </w:rPr>
      </w:pPr>
      <w:r>
        <w:rPr>
          <w:noProof/>
          <w:lang w:val="en-US"/>
        </w:rPr>
        <w:lastRenderedPageBreak/>
        <w:drawing>
          <wp:inline distT="0" distB="0" distL="0" distR="0">
            <wp:extent cx="5612130" cy="4209098"/>
            <wp:effectExtent l="0" t="0" r="7620" b="1270"/>
            <wp:docPr id="6" name="Imagen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rsidR="004C5066" w:rsidRPr="004C5066" w:rsidRDefault="004C5066" w:rsidP="004C5066">
      <w:pPr>
        <w:pStyle w:val="NormalWeb"/>
        <w:shd w:val="clear" w:color="auto" w:fill="24385B"/>
        <w:spacing w:before="0" w:beforeAutospacing="0" w:after="0" w:afterAutospacing="0"/>
        <w:rPr>
          <w:rFonts w:ascii="Arial" w:hAnsi="Arial" w:cs="Arial"/>
          <w:color w:val="EFF3F8"/>
          <w:sz w:val="21"/>
          <w:szCs w:val="21"/>
          <w:lang w:val="es-CO"/>
        </w:rPr>
      </w:pPr>
      <w:r w:rsidRPr="004C5066">
        <w:rPr>
          <w:rFonts w:ascii="Arial" w:hAnsi="Arial" w:cs="Arial"/>
          <w:color w:val="EFF3F8"/>
          <w:sz w:val="21"/>
          <w:szCs w:val="21"/>
          <w:lang w:val="es-CO"/>
        </w:rPr>
        <w:t>Dentro de JavaScript tenemos tres formas de declarar una variable las cuales son: </w:t>
      </w:r>
      <w:proofErr w:type="spellStart"/>
      <w:r w:rsidRPr="004C5066">
        <w:rPr>
          <w:rStyle w:val="Textoennegrita"/>
          <w:rFonts w:ascii="Arial" w:hAnsi="Arial" w:cs="Arial"/>
          <w:color w:val="EFF3F8"/>
          <w:sz w:val="21"/>
          <w:szCs w:val="21"/>
          <w:lang w:val="es-CO"/>
        </w:rPr>
        <w:t>var</w:t>
      </w:r>
      <w:proofErr w:type="spellEnd"/>
      <w:r w:rsidRPr="004C5066">
        <w:rPr>
          <w:rFonts w:ascii="Arial" w:hAnsi="Arial" w:cs="Arial"/>
          <w:color w:val="EFF3F8"/>
          <w:sz w:val="21"/>
          <w:szCs w:val="21"/>
          <w:lang w:val="es-CO"/>
        </w:rPr>
        <w:t>, </w:t>
      </w:r>
      <w:proofErr w:type="spellStart"/>
      <w:r w:rsidRPr="004C5066">
        <w:rPr>
          <w:rStyle w:val="Textoennegrita"/>
          <w:rFonts w:ascii="Arial" w:hAnsi="Arial" w:cs="Arial"/>
          <w:color w:val="EFF3F8"/>
          <w:sz w:val="21"/>
          <w:szCs w:val="21"/>
          <w:lang w:val="es-CO"/>
        </w:rPr>
        <w:t>const</w:t>
      </w:r>
      <w:proofErr w:type="spellEnd"/>
      <w:r w:rsidRPr="004C5066">
        <w:rPr>
          <w:rFonts w:ascii="Arial" w:hAnsi="Arial" w:cs="Arial"/>
          <w:color w:val="EFF3F8"/>
          <w:sz w:val="21"/>
          <w:szCs w:val="21"/>
          <w:lang w:val="es-CO"/>
        </w:rPr>
        <w:t> y </w:t>
      </w:r>
      <w:proofErr w:type="spellStart"/>
      <w:r w:rsidRPr="004C5066">
        <w:rPr>
          <w:rStyle w:val="Textoennegrita"/>
          <w:rFonts w:ascii="Arial" w:hAnsi="Arial" w:cs="Arial"/>
          <w:color w:val="EFF3F8"/>
          <w:sz w:val="21"/>
          <w:szCs w:val="21"/>
          <w:lang w:val="es-CO"/>
        </w:rPr>
        <w:t>let</w:t>
      </w:r>
      <w:proofErr w:type="spellEnd"/>
      <w:r w:rsidRPr="004C5066">
        <w:rPr>
          <w:rStyle w:val="Textoennegrita"/>
          <w:rFonts w:ascii="Arial" w:hAnsi="Arial" w:cs="Arial"/>
          <w:color w:val="EFF3F8"/>
          <w:sz w:val="21"/>
          <w:szCs w:val="21"/>
          <w:lang w:val="es-CO"/>
        </w:rPr>
        <w:t>.</w:t>
      </w:r>
    </w:p>
    <w:p w:rsidR="004C5066" w:rsidRPr="004C5066" w:rsidRDefault="004C5066" w:rsidP="004C5066">
      <w:pPr>
        <w:pStyle w:val="NormalWeb"/>
        <w:numPr>
          <w:ilvl w:val="0"/>
          <w:numId w:val="3"/>
        </w:numPr>
        <w:shd w:val="clear" w:color="auto" w:fill="24385B"/>
        <w:spacing w:before="0" w:beforeAutospacing="0" w:after="0" w:afterAutospacing="0"/>
        <w:ind w:left="0"/>
        <w:rPr>
          <w:rFonts w:ascii="Arial" w:hAnsi="Arial" w:cs="Arial"/>
          <w:color w:val="EFF3F8"/>
          <w:sz w:val="21"/>
          <w:szCs w:val="21"/>
          <w:lang w:val="es-CO"/>
        </w:rPr>
      </w:pPr>
      <w:ins w:id="0" w:author="Unknown">
        <w:r w:rsidRPr="004C5066">
          <w:rPr>
            <w:rStyle w:val="Textoennegrita"/>
            <w:rFonts w:ascii="Arial" w:hAnsi="Arial" w:cs="Arial"/>
            <w:color w:val="EFF3F8"/>
            <w:sz w:val="21"/>
            <w:szCs w:val="21"/>
            <w:lang w:val="es-CO"/>
          </w:rPr>
          <w:t>Var:</w:t>
        </w:r>
      </w:ins>
      <w:r w:rsidRPr="004C5066">
        <w:rPr>
          <w:rFonts w:ascii="Arial" w:hAnsi="Arial" w:cs="Arial"/>
          <w:color w:val="EFF3F8"/>
          <w:sz w:val="21"/>
          <w:szCs w:val="21"/>
          <w:lang w:val="es-CO"/>
        </w:rPr>
        <w:t xml:space="preserve"> Era la forma en que se declaraban las variables hasta </w:t>
      </w:r>
      <w:proofErr w:type="spellStart"/>
      <w:r w:rsidRPr="004C5066">
        <w:rPr>
          <w:rFonts w:ascii="Arial" w:hAnsi="Arial" w:cs="Arial"/>
          <w:color w:val="EFF3F8"/>
          <w:sz w:val="21"/>
          <w:szCs w:val="21"/>
          <w:lang w:val="es-CO"/>
        </w:rPr>
        <w:t>ECMAScript</w:t>
      </w:r>
      <w:proofErr w:type="spellEnd"/>
      <w:r w:rsidRPr="004C5066">
        <w:rPr>
          <w:rFonts w:ascii="Arial" w:hAnsi="Arial" w:cs="Arial"/>
          <w:color w:val="EFF3F8"/>
          <w:sz w:val="21"/>
          <w:szCs w:val="21"/>
          <w:lang w:val="es-CO"/>
        </w:rPr>
        <w:t xml:space="preserve"> 5. Casi ya no se usa porque es de forma global y tiene las siguientes características:</w:t>
      </w:r>
    </w:p>
    <w:p w:rsidR="004C5066" w:rsidRPr="004C5066" w:rsidRDefault="004C5066" w:rsidP="004C5066">
      <w:pPr>
        <w:pStyle w:val="NormalWeb"/>
        <w:shd w:val="clear" w:color="auto" w:fill="24385B"/>
        <w:spacing w:before="0" w:beforeAutospacing="0" w:after="0" w:afterAutospacing="0"/>
        <w:rPr>
          <w:rFonts w:ascii="Arial" w:hAnsi="Arial" w:cs="Arial"/>
          <w:color w:val="EFF3F8"/>
          <w:sz w:val="21"/>
          <w:szCs w:val="21"/>
          <w:lang w:val="es-CO"/>
        </w:rPr>
      </w:pPr>
      <w:r w:rsidRPr="004C5066">
        <w:rPr>
          <w:rStyle w:val="Textoennegrita"/>
          <w:rFonts w:ascii="Arial" w:hAnsi="Arial" w:cs="Arial"/>
          <w:color w:val="EFF3F8"/>
          <w:sz w:val="21"/>
          <w:szCs w:val="21"/>
          <w:lang w:val="es-CO"/>
        </w:rPr>
        <w:t>o Se puede reinicializar:</w:t>
      </w:r>
      <w:r w:rsidRPr="004C5066">
        <w:rPr>
          <w:rFonts w:ascii="Arial" w:hAnsi="Arial" w:cs="Arial"/>
          <w:color w:val="EFF3F8"/>
          <w:sz w:val="21"/>
          <w:szCs w:val="21"/>
          <w:lang w:val="es-CO"/>
        </w:rPr>
        <w:t> </w:t>
      </w:r>
      <w:proofErr w:type="spellStart"/>
      <w:r w:rsidRPr="004C5066">
        <w:rPr>
          <w:rFonts w:ascii="Arial" w:hAnsi="Arial" w:cs="Arial"/>
          <w:color w:val="EFF3F8"/>
          <w:sz w:val="21"/>
          <w:szCs w:val="21"/>
          <w:lang w:val="es-CO"/>
        </w:rPr>
        <w:t>osea</w:t>
      </w:r>
      <w:proofErr w:type="spellEnd"/>
      <w:r w:rsidRPr="004C5066">
        <w:rPr>
          <w:rFonts w:ascii="Arial" w:hAnsi="Arial" w:cs="Arial"/>
          <w:color w:val="EFF3F8"/>
          <w:sz w:val="21"/>
          <w:szCs w:val="21"/>
          <w:lang w:val="es-CO"/>
        </w:rPr>
        <w:t xml:space="preserve"> todas las variables se inicializan, por ejemplo:</w:t>
      </w:r>
      <w:r w:rsidRPr="004C5066">
        <w:rPr>
          <w:rFonts w:ascii="Arial" w:hAnsi="Arial" w:cs="Arial"/>
          <w:color w:val="EFF3F8"/>
          <w:sz w:val="21"/>
          <w:szCs w:val="21"/>
          <w:lang w:val="es-CO"/>
        </w:rPr>
        <w:br/>
        <w:t xml:space="preserve">Var </w:t>
      </w:r>
      <w:proofErr w:type="spellStart"/>
      <w:r w:rsidRPr="004C5066">
        <w:rPr>
          <w:rFonts w:ascii="Arial" w:hAnsi="Arial" w:cs="Arial"/>
          <w:color w:val="EFF3F8"/>
          <w:sz w:val="21"/>
          <w:szCs w:val="21"/>
          <w:lang w:val="es-CO"/>
        </w:rPr>
        <w:t>pokemonType</w:t>
      </w:r>
      <w:proofErr w:type="spellEnd"/>
      <w:r w:rsidRPr="004C5066">
        <w:rPr>
          <w:rFonts w:ascii="Arial" w:hAnsi="Arial" w:cs="Arial"/>
          <w:color w:val="EFF3F8"/>
          <w:sz w:val="21"/>
          <w:szCs w:val="21"/>
          <w:lang w:val="es-CO"/>
        </w:rPr>
        <w:t xml:space="preserve"> = ‘</w:t>
      </w:r>
      <w:proofErr w:type="spellStart"/>
      <w:r w:rsidRPr="004C5066">
        <w:rPr>
          <w:rFonts w:ascii="Arial" w:hAnsi="Arial" w:cs="Arial"/>
          <w:color w:val="EFF3F8"/>
          <w:sz w:val="21"/>
          <w:szCs w:val="21"/>
          <w:lang w:val="es-CO"/>
        </w:rPr>
        <w:t>electric</w:t>
      </w:r>
      <w:proofErr w:type="spellEnd"/>
      <w:r w:rsidRPr="004C5066">
        <w:rPr>
          <w:rFonts w:ascii="Arial" w:hAnsi="Arial" w:cs="Arial"/>
          <w:color w:val="EFF3F8"/>
          <w:sz w:val="21"/>
          <w:szCs w:val="21"/>
          <w:lang w:val="es-CO"/>
        </w:rPr>
        <w:t>’ entonces reinicializar es:</w:t>
      </w:r>
      <w:r w:rsidRPr="004C5066">
        <w:rPr>
          <w:rFonts w:ascii="Arial" w:hAnsi="Arial" w:cs="Arial"/>
          <w:color w:val="EFF3F8"/>
          <w:sz w:val="21"/>
          <w:szCs w:val="21"/>
          <w:lang w:val="es-CO"/>
        </w:rPr>
        <w:br/>
        <w:t xml:space="preserve">Var </w:t>
      </w:r>
      <w:proofErr w:type="spellStart"/>
      <w:r w:rsidRPr="004C5066">
        <w:rPr>
          <w:rFonts w:ascii="Arial" w:hAnsi="Arial" w:cs="Arial"/>
          <w:color w:val="EFF3F8"/>
          <w:sz w:val="21"/>
          <w:szCs w:val="21"/>
          <w:lang w:val="es-CO"/>
        </w:rPr>
        <w:t>pokemonType</w:t>
      </w:r>
      <w:proofErr w:type="spellEnd"/>
      <w:r w:rsidRPr="004C5066">
        <w:rPr>
          <w:rFonts w:ascii="Arial" w:hAnsi="Arial" w:cs="Arial"/>
          <w:color w:val="EFF3F8"/>
          <w:sz w:val="21"/>
          <w:szCs w:val="21"/>
          <w:lang w:val="es-CO"/>
        </w:rPr>
        <w:t xml:space="preserve"> = ‘</w:t>
      </w:r>
      <w:proofErr w:type="spellStart"/>
      <w:r w:rsidRPr="004C5066">
        <w:rPr>
          <w:rFonts w:ascii="Arial" w:hAnsi="Arial" w:cs="Arial"/>
          <w:color w:val="EFF3F8"/>
          <w:sz w:val="21"/>
          <w:szCs w:val="21"/>
          <w:lang w:val="es-CO"/>
        </w:rPr>
        <w:t>grass</w:t>
      </w:r>
      <w:proofErr w:type="spellEnd"/>
      <w:r w:rsidRPr="004C5066">
        <w:rPr>
          <w:rFonts w:ascii="Arial" w:hAnsi="Arial" w:cs="Arial"/>
          <w:color w:val="EFF3F8"/>
          <w:sz w:val="21"/>
          <w:szCs w:val="21"/>
          <w:lang w:val="es-CO"/>
        </w:rPr>
        <w:t xml:space="preserve">’ </w:t>
      </w:r>
      <w:proofErr w:type="spellStart"/>
      <w:r w:rsidRPr="004C5066">
        <w:rPr>
          <w:rFonts w:ascii="Arial" w:hAnsi="Arial" w:cs="Arial"/>
          <w:color w:val="EFF3F8"/>
          <w:sz w:val="21"/>
          <w:szCs w:val="21"/>
          <w:lang w:val="es-CO"/>
        </w:rPr>
        <w:t>osea</w:t>
      </w:r>
      <w:proofErr w:type="spellEnd"/>
      <w:r w:rsidRPr="004C5066">
        <w:rPr>
          <w:rFonts w:ascii="Arial" w:hAnsi="Arial" w:cs="Arial"/>
          <w:color w:val="EFF3F8"/>
          <w:sz w:val="21"/>
          <w:szCs w:val="21"/>
          <w:lang w:val="es-CO"/>
        </w:rPr>
        <w:t xml:space="preserve"> la misma variable con diferentes datos el último dato predomina.</w:t>
      </w:r>
      <w:r w:rsidRPr="004C5066">
        <w:rPr>
          <w:rFonts w:ascii="Arial" w:hAnsi="Arial" w:cs="Arial"/>
          <w:color w:val="EFF3F8"/>
          <w:sz w:val="21"/>
          <w:szCs w:val="21"/>
          <w:lang w:val="es-CO"/>
        </w:rPr>
        <w:br/>
      </w:r>
      <w:r w:rsidRPr="004C5066">
        <w:rPr>
          <w:rStyle w:val="Textoennegrita"/>
          <w:rFonts w:ascii="Arial" w:hAnsi="Arial" w:cs="Arial"/>
          <w:color w:val="EFF3F8"/>
          <w:sz w:val="21"/>
          <w:szCs w:val="21"/>
          <w:lang w:val="es-CO"/>
        </w:rPr>
        <w:t>o Se puede reasignar:</w:t>
      </w:r>
      <w:r w:rsidRPr="004C5066">
        <w:rPr>
          <w:rFonts w:ascii="Arial" w:hAnsi="Arial" w:cs="Arial"/>
          <w:color w:val="EFF3F8"/>
          <w:sz w:val="21"/>
          <w:szCs w:val="21"/>
          <w:lang w:val="es-CO"/>
        </w:rPr>
        <w:t> </w:t>
      </w:r>
      <w:proofErr w:type="spellStart"/>
      <w:r w:rsidRPr="004C5066">
        <w:rPr>
          <w:rFonts w:ascii="Arial" w:hAnsi="Arial" w:cs="Arial"/>
          <w:color w:val="EFF3F8"/>
          <w:sz w:val="21"/>
          <w:szCs w:val="21"/>
          <w:lang w:val="es-CO"/>
        </w:rPr>
        <w:t>osea</w:t>
      </w:r>
      <w:proofErr w:type="spellEnd"/>
      <w:r w:rsidRPr="004C5066">
        <w:rPr>
          <w:rFonts w:ascii="Arial" w:hAnsi="Arial" w:cs="Arial"/>
          <w:color w:val="EFF3F8"/>
          <w:sz w:val="21"/>
          <w:szCs w:val="21"/>
          <w:lang w:val="es-CO"/>
        </w:rPr>
        <w:t xml:space="preserve"> la variable ya inicializada le reasignamos otro valor por ejemplo: inicializamos la variable: Var </w:t>
      </w:r>
      <w:proofErr w:type="spellStart"/>
      <w:r w:rsidRPr="004C5066">
        <w:rPr>
          <w:rFonts w:ascii="Arial" w:hAnsi="Arial" w:cs="Arial"/>
          <w:color w:val="EFF3F8"/>
          <w:sz w:val="21"/>
          <w:szCs w:val="21"/>
          <w:lang w:val="es-CO"/>
        </w:rPr>
        <w:t>pokemonType</w:t>
      </w:r>
      <w:proofErr w:type="spellEnd"/>
      <w:r w:rsidRPr="004C5066">
        <w:rPr>
          <w:rFonts w:ascii="Arial" w:hAnsi="Arial" w:cs="Arial"/>
          <w:color w:val="EFF3F8"/>
          <w:sz w:val="21"/>
          <w:szCs w:val="21"/>
          <w:lang w:val="es-CO"/>
        </w:rPr>
        <w:t xml:space="preserve"> = ‘</w:t>
      </w:r>
      <w:proofErr w:type="spellStart"/>
      <w:r w:rsidRPr="004C5066">
        <w:rPr>
          <w:rFonts w:ascii="Arial" w:hAnsi="Arial" w:cs="Arial"/>
          <w:color w:val="EFF3F8"/>
          <w:sz w:val="21"/>
          <w:szCs w:val="21"/>
          <w:lang w:val="es-CO"/>
        </w:rPr>
        <w:t>electric</w:t>
      </w:r>
      <w:proofErr w:type="spellEnd"/>
      <w:r w:rsidRPr="004C5066">
        <w:rPr>
          <w:rFonts w:ascii="Arial" w:hAnsi="Arial" w:cs="Arial"/>
          <w:color w:val="EFF3F8"/>
          <w:sz w:val="21"/>
          <w:szCs w:val="21"/>
          <w:lang w:val="es-CO"/>
        </w:rPr>
        <w:t xml:space="preserve">’ ahora la reasignamos </w:t>
      </w:r>
      <w:proofErr w:type="spellStart"/>
      <w:r w:rsidRPr="004C5066">
        <w:rPr>
          <w:rFonts w:ascii="Arial" w:hAnsi="Arial" w:cs="Arial"/>
          <w:color w:val="EFF3F8"/>
          <w:sz w:val="21"/>
          <w:szCs w:val="21"/>
          <w:lang w:val="es-CO"/>
        </w:rPr>
        <w:t>pokemonType</w:t>
      </w:r>
      <w:proofErr w:type="spellEnd"/>
      <w:r w:rsidRPr="004C5066">
        <w:rPr>
          <w:rFonts w:ascii="Arial" w:hAnsi="Arial" w:cs="Arial"/>
          <w:color w:val="EFF3F8"/>
          <w:sz w:val="21"/>
          <w:szCs w:val="21"/>
          <w:lang w:val="es-CO"/>
        </w:rPr>
        <w:t xml:space="preserve"> = ‘</w:t>
      </w:r>
      <w:proofErr w:type="spellStart"/>
      <w:r w:rsidRPr="004C5066">
        <w:rPr>
          <w:rFonts w:ascii="Arial" w:hAnsi="Arial" w:cs="Arial"/>
          <w:color w:val="EFF3F8"/>
          <w:sz w:val="21"/>
          <w:szCs w:val="21"/>
          <w:lang w:val="es-CO"/>
        </w:rPr>
        <w:t>grass</w:t>
      </w:r>
      <w:proofErr w:type="spellEnd"/>
      <w:r w:rsidRPr="004C5066">
        <w:rPr>
          <w:rFonts w:ascii="Arial" w:hAnsi="Arial" w:cs="Arial"/>
          <w:color w:val="EFF3F8"/>
          <w:sz w:val="21"/>
          <w:szCs w:val="21"/>
          <w:lang w:val="es-CO"/>
        </w:rPr>
        <w:t xml:space="preserve">’ ya no va </w:t>
      </w:r>
      <w:proofErr w:type="spellStart"/>
      <w:r w:rsidRPr="004C5066">
        <w:rPr>
          <w:rFonts w:ascii="Arial" w:hAnsi="Arial" w:cs="Arial"/>
          <w:color w:val="EFF3F8"/>
          <w:sz w:val="21"/>
          <w:szCs w:val="21"/>
          <w:lang w:val="es-CO"/>
        </w:rPr>
        <w:t>var</w:t>
      </w:r>
      <w:proofErr w:type="spellEnd"/>
      <w:r w:rsidRPr="004C5066">
        <w:rPr>
          <w:rFonts w:ascii="Arial" w:hAnsi="Arial" w:cs="Arial"/>
          <w:color w:val="EFF3F8"/>
          <w:sz w:val="21"/>
          <w:szCs w:val="21"/>
          <w:lang w:val="es-CO"/>
        </w:rPr>
        <w:br/>
      </w:r>
      <w:r w:rsidRPr="004C5066">
        <w:rPr>
          <w:rStyle w:val="Textoennegrita"/>
          <w:rFonts w:ascii="Arial" w:hAnsi="Arial" w:cs="Arial"/>
          <w:color w:val="EFF3F8"/>
          <w:sz w:val="21"/>
          <w:szCs w:val="21"/>
          <w:lang w:val="es-CO"/>
        </w:rPr>
        <w:t>o Su alcance es función global:</w:t>
      </w:r>
      <w:r w:rsidRPr="004C5066">
        <w:rPr>
          <w:rFonts w:ascii="Arial" w:hAnsi="Arial" w:cs="Arial"/>
          <w:color w:val="EFF3F8"/>
          <w:sz w:val="21"/>
          <w:szCs w:val="21"/>
          <w:lang w:val="es-CO"/>
        </w:rPr>
        <w:t> </w:t>
      </w:r>
      <w:proofErr w:type="spellStart"/>
      <w:r w:rsidRPr="004C5066">
        <w:rPr>
          <w:rFonts w:ascii="Arial" w:hAnsi="Arial" w:cs="Arial"/>
          <w:color w:val="EFF3F8"/>
          <w:sz w:val="21"/>
          <w:szCs w:val="21"/>
          <w:lang w:val="es-CO"/>
        </w:rPr>
        <w:t>osea</w:t>
      </w:r>
      <w:proofErr w:type="spellEnd"/>
      <w:r w:rsidRPr="004C5066">
        <w:rPr>
          <w:rFonts w:ascii="Arial" w:hAnsi="Arial" w:cs="Arial"/>
          <w:color w:val="EFF3F8"/>
          <w:sz w:val="21"/>
          <w:szCs w:val="21"/>
          <w:lang w:val="es-CO"/>
        </w:rPr>
        <w:t xml:space="preserve"> inicializamos la variable, pero la podemos llamar desde cualquier bloque (una llave abierta y una cerrada {}) pero hay que tener mucho cuidado con ello ya que puede haber peligro, no es recomendable usar VAR.</w:t>
      </w:r>
    </w:p>
    <w:p w:rsidR="004C5066" w:rsidRPr="004C5066" w:rsidRDefault="004C5066" w:rsidP="004C5066">
      <w:pPr>
        <w:pStyle w:val="NormalWeb"/>
        <w:shd w:val="clear" w:color="auto" w:fill="24385B"/>
        <w:spacing w:before="0" w:beforeAutospacing="0" w:after="0" w:afterAutospacing="0"/>
        <w:rPr>
          <w:rFonts w:ascii="Arial" w:hAnsi="Arial" w:cs="Arial"/>
          <w:color w:val="EFF3F8"/>
          <w:sz w:val="21"/>
          <w:szCs w:val="21"/>
          <w:lang w:val="es-CO"/>
        </w:rPr>
      </w:pPr>
      <w:proofErr w:type="spellStart"/>
      <w:r w:rsidRPr="004C5066">
        <w:rPr>
          <w:rStyle w:val="Textoennegrita"/>
          <w:rFonts w:ascii="Arial" w:hAnsi="Arial" w:cs="Arial"/>
          <w:color w:val="EFF3F8"/>
          <w:sz w:val="21"/>
          <w:szCs w:val="21"/>
          <w:lang w:val="es-CO"/>
        </w:rPr>
        <w:t>const</w:t>
      </w:r>
      <w:proofErr w:type="spellEnd"/>
      <w:r w:rsidRPr="004C5066">
        <w:rPr>
          <w:rStyle w:val="Textoennegrita"/>
          <w:rFonts w:ascii="Arial" w:hAnsi="Arial" w:cs="Arial"/>
          <w:color w:val="EFF3F8"/>
          <w:sz w:val="21"/>
          <w:szCs w:val="21"/>
          <w:lang w:val="es-CO"/>
        </w:rPr>
        <w:t xml:space="preserve"> y </w:t>
      </w:r>
      <w:proofErr w:type="spellStart"/>
      <w:r w:rsidRPr="004C5066">
        <w:rPr>
          <w:rStyle w:val="Textoennegrita"/>
          <w:rFonts w:ascii="Arial" w:hAnsi="Arial" w:cs="Arial"/>
          <w:color w:val="EFF3F8"/>
          <w:sz w:val="21"/>
          <w:szCs w:val="21"/>
          <w:lang w:val="es-CO"/>
        </w:rPr>
        <w:t>let</w:t>
      </w:r>
      <w:proofErr w:type="spellEnd"/>
      <w:r w:rsidRPr="004C5066">
        <w:rPr>
          <w:rStyle w:val="Textoennegrita"/>
          <w:rFonts w:ascii="Arial" w:hAnsi="Arial" w:cs="Arial"/>
          <w:color w:val="EFF3F8"/>
          <w:sz w:val="21"/>
          <w:szCs w:val="21"/>
          <w:lang w:val="es-CO"/>
        </w:rPr>
        <w:t xml:space="preserve"> es la forma en que se declaran las variables a partir de </w:t>
      </w:r>
      <w:proofErr w:type="spellStart"/>
      <w:r w:rsidRPr="004C5066">
        <w:rPr>
          <w:rStyle w:val="Textoennegrita"/>
          <w:rFonts w:ascii="Arial" w:hAnsi="Arial" w:cs="Arial"/>
          <w:color w:val="EFF3F8"/>
          <w:sz w:val="21"/>
          <w:szCs w:val="21"/>
          <w:lang w:val="es-CO"/>
        </w:rPr>
        <w:t>ECMAScript</w:t>
      </w:r>
      <w:proofErr w:type="spellEnd"/>
      <w:r w:rsidRPr="004C5066">
        <w:rPr>
          <w:rStyle w:val="Textoennegrita"/>
          <w:rFonts w:ascii="Arial" w:hAnsi="Arial" w:cs="Arial"/>
          <w:color w:val="EFF3F8"/>
          <w:sz w:val="21"/>
          <w:szCs w:val="21"/>
          <w:lang w:val="es-CO"/>
        </w:rPr>
        <w:t xml:space="preserve"> 6,</w:t>
      </w:r>
    </w:p>
    <w:p w:rsidR="004C5066" w:rsidRPr="004C5066" w:rsidRDefault="004C5066" w:rsidP="004C5066">
      <w:pPr>
        <w:pStyle w:val="NormalWeb"/>
        <w:numPr>
          <w:ilvl w:val="0"/>
          <w:numId w:val="3"/>
        </w:numPr>
        <w:shd w:val="clear" w:color="auto" w:fill="24385B"/>
        <w:spacing w:before="0" w:beforeAutospacing="0" w:after="0" w:afterAutospacing="0"/>
        <w:ind w:left="0"/>
        <w:rPr>
          <w:rFonts w:ascii="Arial" w:hAnsi="Arial" w:cs="Arial"/>
          <w:color w:val="EFF3F8"/>
          <w:sz w:val="21"/>
          <w:szCs w:val="21"/>
          <w:lang w:val="es-CO"/>
        </w:rPr>
      </w:pPr>
      <w:proofErr w:type="spellStart"/>
      <w:r w:rsidRPr="004C5066">
        <w:rPr>
          <w:rStyle w:val="Textoennegrita"/>
          <w:rFonts w:ascii="Arial" w:hAnsi="Arial" w:cs="Arial"/>
          <w:color w:val="EFF3F8"/>
          <w:sz w:val="21"/>
          <w:szCs w:val="21"/>
          <w:lang w:val="es-CO"/>
        </w:rPr>
        <w:t>const</w:t>
      </w:r>
      <w:proofErr w:type="spellEnd"/>
      <w:r w:rsidRPr="004C5066">
        <w:rPr>
          <w:rStyle w:val="Textoennegrita"/>
          <w:rFonts w:ascii="Arial" w:hAnsi="Arial" w:cs="Arial"/>
          <w:color w:val="EFF3F8"/>
          <w:sz w:val="21"/>
          <w:szCs w:val="21"/>
          <w:lang w:val="es-CO"/>
        </w:rPr>
        <w:t>:</w:t>
      </w:r>
      <w:r w:rsidRPr="004C5066">
        <w:rPr>
          <w:rFonts w:ascii="Arial" w:hAnsi="Arial" w:cs="Arial"/>
          <w:color w:val="EFF3F8"/>
          <w:sz w:val="21"/>
          <w:szCs w:val="21"/>
          <w:lang w:val="es-CO"/>
        </w:rPr>
        <w:t> sirve para declarar variables que nunca van a ser modificadas:</w:t>
      </w:r>
      <w:r w:rsidRPr="004C5066">
        <w:rPr>
          <w:rFonts w:ascii="Arial" w:hAnsi="Arial" w:cs="Arial"/>
          <w:color w:val="EFF3F8"/>
          <w:sz w:val="21"/>
          <w:szCs w:val="21"/>
          <w:lang w:val="es-CO"/>
        </w:rPr>
        <w:br/>
      </w:r>
      <w:r w:rsidRPr="004C5066">
        <w:rPr>
          <w:rStyle w:val="Textoennegrita"/>
          <w:rFonts w:ascii="Arial" w:hAnsi="Arial" w:cs="Arial"/>
          <w:color w:val="EFF3F8"/>
          <w:sz w:val="21"/>
          <w:szCs w:val="21"/>
          <w:lang w:val="es-CO"/>
        </w:rPr>
        <w:t xml:space="preserve">o No se puede </w:t>
      </w:r>
      <w:proofErr w:type="spellStart"/>
      <w:r w:rsidRPr="004C5066">
        <w:rPr>
          <w:rStyle w:val="Textoennegrita"/>
          <w:rFonts w:ascii="Arial" w:hAnsi="Arial" w:cs="Arial"/>
          <w:color w:val="EFF3F8"/>
          <w:sz w:val="21"/>
          <w:szCs w:val="21"/>
          <w:lang w:val="es-CO"/>
        </w:rPr>
        <w:t>reinicilizar</w:t>
      </w:r>
      <w:proofErr w:type="spellEnd"/>
      <w:r w:rsidRPr="004C5066">
        <w:rPr>
          <w:rStyle w:val="Textoennegrita"/>
          <w:rFonts w:ascii="Arial" w:hAnsi="Arial" w:cs="Arial"/>
          <w:color w:val="EFF3F8"/>
          <w:sz w:val="21"/>
          <w:szCs w:val="21"/>
          <w:lang w:val="es-CO"/>
        </w:rPr>
        <w:t>:</w:t>
      </w:r>
      <w:r w:rsidRPr="004C5066">
        <w:rPr>
          <w:rFonts w:ascii="Arial" w:hAnsi="Arial" w:cs="Arial"/>
          <w:color w:val="EFF3F8"/>
          <w:sz w:val="21"/>
          <w:szCs w:val="21"/>
          <w:lang w:val="es-CO"/>
        </w:rPr>
        <w:t xml:space="preserve"> es una </w:t>
      </w:r>
      <w:proofErr w:type="spellStart"/>
      <w:r w:rsidRPr="004C5066">
        <w:rPr>
          <w:rFonts w:ascii="Arial" w:hAnsi="Arial" w:cs="Arial"/>
          <w:color w:val="EFF3F8"/>
          <w:sz w:val="21"/>
          <w:szCs w:val="21"/>
          <w:lang w:val="es-CO"/>
        </w:rPr>
        <w:t>const</w:t>
      </w:r>
      <w:proofErr w:type="spellEnd"/>
      <w:r w:rsidRPr="004C5066">
        <w:rPr>
          <w:rFonts w:ascii="Arial" w:hAnsi="Arial" w:cs="Arial"/>
          <w:color w:val="EFF3F8"/>
          <w:sz w:val="21"/>
          <w:szCs w:val="21"/>
          <w:lang w:val="es-CO"/>
        </w:rPr>
        <w:t xml:space="preserve"> única no puede haber otra inicializada con el mismo nombre. </w:t>
      </w:r>
      <w:proofErr w:type="spellStart"/>
      <w:r w:rsidRPr="004C5066">
        <w:rPr>
          <w:rFonts w:ascii="Arial" w:hAnsi="Arial" w:cs="Arial"/>
          <w:color w:val="EFF3F8"/>
          <w:sz w:val="21"/>
          <w:szCs w:val="21"/>
          <w:lang w:val="es-CO"/>
        </w:rPr>
        <w:t>const</w:t>
      </w:r>
      <w:proofErr w:type="spellEnd"/>
      <w:r w:rsidRPr="004C5066">
        <w:rPr>
          <w:rFonts w:ascii="Arial" w:hAnsi="Arial" w:cs="Arial"/>
          <w:color w:val="EFF3F8"/>
          <w:sz w:val="21"/>
          <w:szCs w:val="21"/>
          <w:lang w:val="es-CO"/>
        </w:rPr>
        <w:t xml:space="preserve"> </w:t>
      </w:r>
      <w:proofErr w:type="spellStart"/>
      <w:r w:rsidRPr="004C5066">
        <w:rPr>
          <w:rFonts w:ascii="Arial" w:hAnsi="Arial" w:cs="Arial"/>
          <w:color w:val="EFF3F8"/>
          <w:sz w:val="21"/>
          <w:szCs w:val="21"/>
          <w:lang w:val="es-CO"/>
        </w:rPr>
        <w:t>pokemonType</w:t>
      </w:r>
      <w:proofErr w:type="spellEnd"/>
      <w:r w:rsidRPr="004C5066">
        <w:rPr>
          <w:rFonts w:ascii="Arial" w:hAnsi="Arial" w:cs="Arial"/>
          <w:color w:val="EFF3F8"/>
          <w:sz w:val="21"/>
          <w:szCs w:val="21"/>
          <w:lang w:val="es-CO"/>
        </w:rPr>
        <w:t xml:space="preserve"> = ‘</w:t>
      </w:r>
      <w:proofErr w:type="spellStart"/>
      <w:r w:rsidRPr="004C5066">
        <w:rPr>
          <w:rFonts w:ascii="Arial" w:hAnsi="Arial" w:cs="Arial"/>
          <w:color w:val="EFF3F8"/>
          <w:sz w:val="21"/>
          <w:szCs w:val="21"/>
          <w:lang w:val="es-CO"/>
        </w:rPr>
        <w:t>electric</w:t>
      </w:r>
      <w:proofErr w:type="spellEnd"/>
      <w:r w:rsidRPr="004C5066">
        <w:rPr>
          <w:rFonts w:ascii="Arial" w:hAnsi="Arial" w:cs="Arial"/>
          <w:color w:val="EFF3F8"/>
          <w:sz w:val="21"/>
          <w:szCs w:val="21"/>
          <w:lang w:val="es-CO"/>
        </w:rPr>
        <w:t>’ no puede haber:</w:t>
      </w:r>
      <w:r w:rsidRPr="004C5066">
        <w:rPr>
          <w:rFonts w:ascii="Arial" w:hAnsi="Arial" w:cs="Arial"/>
          <w:color w:val="EFF3F8"/>
          <w:sz w:val="21"/>
          <w:szCs w:val="21"/>
          <w:lang w:val="es-CO"/>
        </w:rPr>
        <w:br/>
      </w:r>
      <w:proofErr w:type="spellStart"/>
      <w:r w:rsidRPr="004C5066">
        <w:rPr>
          <w:rFonts w:ascii="Arial" w:hAnsi="Arial" w:cs="Arial"/>
          <w:color w:val="EFF3F8"/>
          <w:sz w:val="21"/>
          <w:szCs w:val="21"/>
          <w:lang w:val="es-CO"/>
        </w:rPr>
        <w:t>const</w:t>
      </w:r>
      <w:proofErr w:type="spellEnd"/>
      <w:r w:rsidRPr="004C5066">
        <w:rPr>
          <w:rFonts w:ascii="Arial" w:hAnsi="Arial" w:cs="Arial"/>
          <w:color w:val="EFF3F8"/>
          <w:sz w:val="21"/>
          <w:szCs w:val="21"/>
          <w:lang w:val="es-CO"/>
        </w:rPr>
        <w:t xml:space="preserve"> </w:t>
      </w:r>
      <w:proofErr w:type="spellStart"/>
      <w:r w:rsidRPr="004C5066">
        <w:rPr>
          <w:rFonts w:ascii="Arial" w:hAnsi="Arial" w:cs="Arial"/>
          <w:color w:val="EFF3F8"/>
          <w:sz w:val="21"/>
          <w:szCs w:val="21"/>
          <w:lang w:val="es-CO"/>
        </w:rPr>
        <w:t>pokemonType</w:t>
      </w:r>
      <w:proofErr w:type="spellEnd"/>
      <w:r w:rsidRPr="004C5066">
        <w:rPr>
          <w:rFonts w:ascii="Arial" w:hAnsi="Arial" w:cs="Arial"/>
          <w:color w:val="EFF3F8"/>
          <w:sz w:val="21"/>
          <w:szCs w:val="21"/>
          <w:lang w:val="es-CO"/>
        </w:rPr>
        <w:t xml:space="preserve"> = ‘</w:t>
      </w:r>
      <w:proofErr w:type="spellStart"/>
      <w:r w:rsidRPr="004C5066">
        <w:rPr>
          <w:rFonts w:ascii="Arial" w:hAnsi="Arial" w:cs="Arial"/>
          <w:color w:val="EFF3F8"/>
          <w:sz w:val="21"/>
          <w:szCs w:val="21"/>
          <w:lang w:val="es-CO"/>
        </w:rPr>
        <w:t>grass</w:t>
      </w:r>
      <w:proofErr w:type="spellEnd"/>
      <w:r w:rsidRPr="004C5066">
        <w:rPr>
          <w:rFonts w:ascii="Arial" w:hAnsi="Arial" w:cs="Arial"/>
          <w:color w:val="EFF3F8"/>
          <w:sz w:val="21"/>
          <w:szCs w:val="21"/>
          <w:lang w:val="es-CO"/>
        </w:rPr>
        <w:t>’</w:t>
      </w:r>
      <w:r w:rsidRPr="004C5066">
        <w:rPr>
          <w:rFonts w:ascii="Arial" w:hAnsi="Arial" w:cs="Arial"/>
          <w:color w:val="EFF3F8"/>
          <w:sz w:val="21"/>
          <w:szCs w:val="21"/>
          <w:lang w:val="es-CO"/>
        </w:rPr>
        <w:br/>
        <w:t>o </w:t>
      </w:r>
      <w:r w:rsidRPr="004C5066">
        <w:rPr>
          <w:rStyle w:val="Textoennegrita"/>
          <w:rFonts w:ascii="Arial" w:hAnsi="Arial" w:cs="Arial"/>
          <w:color w:val="EFF3F8"/>
          <w:sz w:val="21"/>
          <w:szCs w:val="21"/>
          <w:lang w:val="es-CO"/>
        </w:rPr>
        <w:t>No se pude re asignar:</w:t>
      </w:r>
      <w:r w:rsidRPr="004C5066">
        <w:rPr>
          <w:rFonts w:ascii="Arial" w:hAnsi="Arial" w:cs="Arial"/>
          <w:color w:val="EFF3F8"/>
          <w:sz w:val="21"/>
          <w:szCs w:val="21"/>
          <w:lang w:val="es-CO"/>
        </w:rPr>
        <w:t xml:space="preserve"> una vez que la hayamos inicializado no la podemos reasignar solo con su nombre: </w:t>
      </w:r>
      <w:proofErr w:type="spellStart"/>
      <w:r w:rsidRPr="004C5066">
        <w:rPr>
          <w:rFonts w:ascii="Arial" w:hAnsi="Arial" w:cs="Arial"/>
          <w:color w:val="EFF3F8"/>
          <w:sz w:val="21"/>
          <w:szCs w:val="21"/>
          <w:lang w:val="es-CO"/>
        </w:rPr>
        <w:t>const</w:t>
      </w:r>
      <w:proofErr w:type="spellEnd"/>
      <w:r w:rsidRPr="004C5066">
        <w:rPr>
          <w:rFonts w:ascii="Arial" w:hAnsi="Arial" w:cs="Arial"/>
          <w:color w:val="EFF3F8"/>
          <w:sz w:val="21"/>
          <w:szCs w:val="21"/>
          <w:lang w:val="es-CO"/>
        </w:rPr>
        <w:t xml:space="preserve"> </w:t>
      </w:r>
      <w:proofErr w:type="spellStart"/>
      <w:r w:rsidRPr="004C5066">
        <w:rPr>
          <w:rFonts w:ascii="Arial" w:hAnsi="Arial" w:cs="Arial"/>
          <w:color w:val="EFF3F8"/>
          <w:sz w:val="21"/>
          <w:szCs w:val="21"/>
          <w:lang w:val="es-CO"/>
        </w:rPr>
        <w:t>pokemonType</w:t>
      </w:r>
      <w:proofErr w:type="spellEnd"/>
      <w:r w:rsidRPr="004C5066">
        <w:rPr>
          <w:rFonts w:ascii="Arial" w:hAnsi="Arial" w:cs="Arial"/>
          <w:color w:val="EFF3F8"/>
          <w:sz w:val="21"/>
          <w:szCs w:val="21"/>
          <w:lang w:val="es-CO"/>
        </w:rPr>
        <w:t xml:space="preserve"> = ‘</w:t>
      </w:r>
      <w:proofErr w:type="spellStart"/>
      <w:r w:rsidRPr="004C5066">
        <w:rPr>
          <w:rFonts w:ascii="Arial" w:hAnsi="Arial" w:cs="Arial"/>
          <w:color w:val="EFF3F8"/>
          <w:sz w:val="21"/>
          <w:szCs w:val="21"/>
          <w:lang w:val="es-CO"/>
        </w:rPr>
        <w:t>electric</w:t>
      </w:r>
      <w:proofErr w:type="spellEnd"/>
      <w:r w:rsidRPr="004C5066">
        <w:rPr>
          <w:rFonts w:ascii="Arial" w:hAnsi="Arial" w:cs="Arial"/>
          <w:color w:val="EFF3F8"/>
          <w:sz w:val="21"/>
          <w:szCs w:val="21"/>
          <w:lang w:val="es-CO"/>
        </w:rPr>
        <w:t>’ no puede ejecutarse:</w:t>
      </w:r>
      <w:r w:rsidRPr="004C5066">
        <w:rPr>
          <w:rFonts w:ascii="Arial" w:hAnsi="Arial" w:cs="Arial"/>
          <w:color w:val="EFF3F8"/>
          <w:sz w:val="21"/>
          <w:szCs w:val="21"/>
          <w:lang w:val="es-CO"/>
        </w:rPr>
        <w:br/>
      </w:r>
      <w:proofErr w:type="spellStart"/>
      <w:r w:rsidRPr="004C5066">
        <w:rPr>
          <w:rFonts w:ascii="Arial" w:hAnsi="Arial" w:cs="Arial"/>
          <w:color w:val="EFF3F8"/>
          <w:sz w:val="21"/>
          <w:szCs w:val="21"/>
          <w:lang w:val="es-CO"/>
        </w:rPr>
        <w:t>pokemonType</w:t>
      </w:r>
      <w:proofErr w:type="spellEnd"/>
      <w:r w:rsidRPr="004C5066">
        <w:rPr>
          <w:rFonts w:ascii="Arial" w:hAnsi="Arial" w:cs="Arial"/>
          <w:color w:val="EFF3F8"/>
          <w:sz w:val="21"/>
          <w:szCs w:val="21"/>
          <w:lang w:val="es-CO"/>
        </w:rPr>
        <w:t xml:space="preserve"> = ‘</w:t>
      </w:r>
      <w:proofErr w:type="spellStart"/>
      <w:r w:rsidRPr="004C5066">
        <w:rPr>
          <w:rFonts w:ascii="Arial" w:hAnsi="Arial" w:cs="Arial"/>
          <w:color w:val="EFF3F8"/>
          <w:sz w:val="21"/>
          <w:szCs w:val="21"/>
          <w:lang w:val="es-CO"/>
        </w:rPr>
        <w:t>grass</w:t>
      </w:r>
      <w:proofErr w:type="spellEnd"/>
      <w:r w:rsidRPr="004C5066">
        <w:rPr>
          <w:rFonts w:ascii="Arial" w:hAnsi="Arial" w:cs="Arial"/>
          <w:color w:val="EFF3F8"/>
          <w:sz w:val="21"/>
          <w:szCs w:val="21"/>
          <w:lang w:val="es-CO"/>
        </w:rPr>
        <w:t>’</w:t>
      </w:r>
      <w:r w:rsidRPr="004C5066">
        <w:rPr>
          <w:rFonts w:ascii="Arial" w:hAnsi="Arial" w:cs="Arial"/>
          <w:color w:val="EFF3F8"/>
          <w:sz w:val="21"/>
          <w:szCs w:val="21"/>
          <w:lang w:val="es-CO"/>
        </w:rPr>
        <w:br/>
        <w:t>o </w:t>
      </w:r>
      <w:r w:rsidRPr="004C5066">
        <w:rPr>
          <w:rStyle w:val="Textoennegrita"/>
          <w:rFonts w:ascii="Arial" w:hAnsi="Arial" w:cs="Arial"/>
          <w:color w:val="EFF3F8"/>
          <w:sz w:val="21"/>
          <w:szCs w:val="21"/>
          <w:lang w:val="es-CO"/>
        </w:rPr>
        <w:t>No es inmutable:</w:t>
      </w:r>
      <w:r w:rsidRPr="004C5066">
        <w:rPr>
          <w:rFonts w:ascii="Arial" w:hAnsi="Arial" w:cs="Arial"/>
          <w:color w:val="EFF3F8"/>
          <w:sz w:val="21"/>
          <w:szCs w:val="21"/>
          <w:lang w:val="es-CO"/>
        </w:rPr>
        <w:t> </w:t>
      </w:r>
      <w:proofErr w:type="spellStart"/>
      <w:r w:rsidRPr="004C5066">
        <w:rPr>
          <w:rFonts w:ascii="Arial" w:hAnsi="Arial" w:cs="Arial"/>
          <w:color w:val="EFF3F8"/>
          <w:sz w:val="21"/>
          <w:szCs w:val="21"/>
          <w:lang w:val="es-CO"/>
        </w:rPr>
        <w:t>osea</w:t>
      </w:r>
      <w:proofErr w:type="spellEnd"/>
      <w:r w:rsidRPr="004C5066">
        <w:rPr>
          <w:rFonts w:ascii="Arial" w:hAnsi="Arial" w:cs="Arial"/>
          <w:color w:val="EFF3F8"/>
          <w:sz w:val="21"/>
          <w:szCs w:val="21"/>
          <w:lang w:val="es-CO"/>
        </w:rPr>
        <w:t xml:space="preserve"> no puede cambiar con objetos:</w:t>
      </w:r>
    </w:p>
    <w:p w:rsidR="004C5066" w:rsidRPr="004C5066" w:rsidRDefault="004C5066" w:rsidP="004C5066">
      <w:pPr>
        <w:pStyle w:val="NormalWeb"/>
        <w:numPr>
          <w:ilvl w:val="0"/>
          <w:numId w:val="3"/>
        </w:numPr>
        <w:shd w:val="clear" w:color="auto" w:fill="24385B"/>
        <w:spacing w:before="0" w:beforeAutospacing="0" w:after="0" w:afterAutospacing="0"/>
        <w:ind w:left="0"/>
        <w:rPr>
          <w:rFonts w:ascii="Arial" w:hAnsi="Arial" w:cs="Arial"/>
          <w:color w:val="EFF3F8"/>
          <w:sz w:val="21"/>
          <w:szCs w:val="21"/>
          <w:lang w:val="es-CO"/>
        </w:rPr>
      </w:pPr>
      <w:proofErr w:type="spellStart"/>
      <w:r w:rsidRPr="004C5066">
        <w:rPr>
          <w:rStyle w:val="Textoennegrita"/>
          <w:rFonts w:ascii="Arial" w:hAnsi="Arial" w:cs="Arial"/>
          <w:color w:val="EFF3F8"/>
          <w:sz w:val="21"/>
          <w:szCs w:val="21"/>
          <w:lang w:val="es-CO"/>
        </w:rPr>
        <w:t>Let</w:t>
      </w:r>
      <w:proofErr w:type="spellEnd"/>
      <w:r w:rsidRPr="004C5066">
        <w:rPr>
          <w:rStyle w:val="Textoennegrita"/>
          <w:rFonts w:ascii="Arial" w:hAnsi="Arial" w:cs="Arial"/>
          <w:color w:val="EFF3F8"/>
          <w:sz w:val="21"/>
          <w:szCs w:val="21"/>
          <w:lang w:val="es-CO"/>
        </w:rPr>
        <w:t>:</w:t>
      </w:r>
      <w:r w:rsidRPr="004C5066">
        <w:rPr>
          <w:rFonts w:ascii="Arial" w:hAnsi="Arial" w:cs="Arial"/>
          <w:color w:val="EFF3F8"/>
          <w:sz w:val="21"/>
          <w:szCs w:val="21"/>
          <w:lang w:val="es-CO"/>
        </w:rPr>
        <w:t> Son variables que pueden ser modificadas, se pueden cambiar:</w:t>
      </w:r>
      <w:r w:rsidRPr="004C5066">
        <w:rPr>
          <w:rFonts w:ascii="Arial" w:hAnsi="Arial" w:cs="Arial"/>
          <w:color w:val="EFF3F8"/>
          <w:sz w:val="21"/>
          <w:szCs w:val="21"/>
          <w:lang w:val="es-CO"/>
        </w:rPr>
        <w:br/>
      </w:r>
      <w:r w:rsidRPr="004C5066">
        <w:rPr>
          <w:rStyle w:val="Textoennegrita"/>
          <w:rFonts w:ascii="Arial" w:hAnsi="Arial" w:cs="Arial"/>
          <w:color w:val="EFF3F8"/>
          <w:sz w:val="21"/>
          <w:szCs w:val="21"/>
          <w:lang w:val="es-CO"/>
        </w:rPr>
        <w:t xml:space="preserve">o No se puede </w:t>
      </w:r>
      <w:proofErr w:type="spellStart"/>
      <w:r w:rsidRPr="004C5066">
        <w:rPr>
          <w:rStyle w:val="Textoennegrita"/>
          <w:rFonts w:ascii="Arial" w:hAnsi="Arial" w:cs="Arial"/>
          <w:color w:val="EFF3F8"/>
          <w:sz w:val="21"/>
          <w:szCs w:val="21"/>
          <w:lang w:val="es-CO"/>
        </w:rPr>
        <w:t>reinicilizar</w:t>
      </w:r>
      <w:proofErr w:type="spellEnd"/>
      <w:r w:rsidRPr="004C5066">
        <w:rPr>
          <w:rStyle w:val="Textoennegrita"/>
          <w:rFonts w:ascii="Arial" w:hAnsi="Arial" w:cs="Arial"/>
          <w:color w:val="EFF3F8"/>
          <w:sz w:val="21"/>
          <w:szCs w:val="21"/>
          <w:lang w:val="es-CO"/>
        </w:rPr>
        <w:t>:</w:t>
      </w:r>
      <w:r w:rsidRPr="004C5066">
        <w:rPr>
          <w:rFonts w:ascii="Arial" w:hAnsi="Arial" w:cs="Arial"/>
          <w:color w:val="EFF3F8"/>
          <w:sz w:val="21"/>
          <w:szCs w:val="21"/>
          <w:lang w:val="es-CO"/>
        </w:rPr>
        <w:t xml:space="preserve"> es una </w:t>
      </w:r>
      <w:proofErr w:type="spellStart"/>
      <w:r w:rsidRPr="004C5066">
        <w:rPr>
          <w:rFonts w:ascii="Arial" w:hAnsi="Arial" w:cs="Arial"/>
          <w:color w:val="EFF3F8"/>
          <w:sz w:val="21"/>
          <w:szCs w:val="21"/>
          <w:lang w:val="es-CO"/>
        </w:rPr>
        <w:t>const</w:t>
      </w:r>
      <w:proofErr w:type="spellEnd"/>
      <w:r w:rsidRPr="004C5066">
        <w:rPr>
          <w:rFonts w:ascii="Arial" w:hAnsi="Arial" w:cs="Arial"/>
          <w:color w:val="EFF3F8"/>
          <w:sz w:val="21"/>
          <w:szCs w:val="21"/>
          <w:lang w:val="es-CO"/>
        </w:rPr>
        <w:t xml:space="preserve"> única no puede haber otra inicializada con el mismo nombre. </w:t>
      </w:r>
      <w:proofErr w:type="spellStart"/>
      <w:r w:rsidRPr="004C5066">
        <w:rPr>
          <w:rFonts w:ascii="Arial" w:hAnsi="Arial" w:cs="Arial"/>
          <w:color w:val="EFF3F8"/>
          <w:sz w:val="21"/>
          <w:szCs w:val="21"/>
          <w:lang w:val="es-CO"/>
        </w:rPr>
        <w:t>let</w:t>
      </w:r>
      <w:proofErr w:type="spellEnd"/>
      <w:r w:rsidRPr="004C5066">
        <w:rPr>
          <w:rFonts w:ascii="Arial" w:hAnsi="Arial" w:cs="Arial"/>
          <w:color w:val="EFF3F8"/>
          <w:sz w:val="21"/>
          <w:szCs w:val="21"/>
          <w:lang w:val="es-CO"/>
        </w:rPr>
        <w:t xml:space="preserve"> </w:t>
      </w:r>
      <w:proofErr w:type="spellStart"/>
      <w:r w:rsidRPr="004C5066">
        <w:rPr>
          <w:rFonts w:ascii="Arial" w:hAnsi="Arial" w:cs="Arial"/>
          <w:color w:val="EFF3F8"/>
          <w:sz w:val="21"/>
          <w:szCs w:val="21"/>
          <w:lang w:val="es-CO"/>
        </w:rPr>
        <w:t>pokemonType</w:t>
      </w:r>
      <w:proofErr w:type="spellEnd"/>
      <w:r w:rsidRPr="004C5066">
        <w:rPr>
          <w:rFonts w:ascii="Arial" w:hAnsi="Arial" w:cs="Arial"/>
          <w:color w:val="EFF3F8"/>
          <w:sz w:val="21"/>
          <w:szCs w:val="21"/>
          <w:lang w:val="es-CO"/>
        </w:rPr>
        <w:t xml:space="preserve"> = ‘</w:t>
      </w:r>
      <w:proofErr w:type="spellStart"/>
      <w:r w:rsidRPr="004C5066">
        <w:rPr>
          <w:rFonts w:ascii="Arial" w:hAnsi="Arial" w:cs="Arial"/>
          <w:color w:val="EFF3F8"/>
          <w:sz w:val="21"/>
          <w:szCs w:val="21"/>
          <w:lang w:val="es-CO"/>
        </w:rPr>
        <w:t>electric</w:t>
      </w:r>
      <w:proofErr w:type="spellEnd"/>
      <w:r w:rsidRPr="004C5066">
        <w:rPr>
          <w:rFonts w:ascii="Arial" w:hAnsi="Arial" w:cs="Arial"/>
          <w:color w:val="EFF3F8"/>
          <w:sz w:val="21"/>
          <w:szCs w:val="21"/>
          <w:lang w:val="es-CO"/>
        </w:rPr>
        <w:t>’ no puede haber:</w:t>
      </w:r>
      <w:r w:rsidRPr="004C5066">
        <w:rPr>
          <w:rFonts w:ascii="Arial" w:hAnsi="Arial" w:cs="Arial"/>
          <w:color w:val="EFF3F8"/>
          <w:sz w:val="21"/>
          <w:szCs w:val="21"/>
          <w:lang w:val="es-CO"/>
        </w:rPr>
        <w:br/>
      </w:r>
      <w:proofErr w:type="spellStart"/>
      <w:r w:rsidRPr="004C5066">
        <w:rPr>
          <w:rFonts w:ascii="Arial" w:hAnsi="Arial" w:cs="Arial"/>
          <w:color w:val="EFF3F8"/>
          <w:sz w:val="21"/>
          <w:szCs w:val="21"/>
          <w:lang w:val="es-CO"/>
        </w:rPr>
        <w:lastRenderedPageBreak/>
        <w:t>let</w:t>
      </w:r>
      <w:proofErr w:type="spellEnd"/>
      <w:r w:rsidRPr="004C5066">
        <w:rPr>
          <w:rFonts w:ascii="Arial" w:hAnsi="Arial" w:cs="Arial"/>
          <w:color w:val="EFF3F8"/>
          <w:sz w:val="21"/>
          <w:szCs w:val="21"/>
          <w:lang w:val="es-CO"/>
        </w:rPr>
        <w:t xml:space="preserve"> </w:t>
      </w:r>
      <w:proofErr w:type="spellStart"/>
      <w:r w:rsidRPr="004C5066">
        <w:rPr>
          <w:rFonts w:ascii="Arial" w:hAnsi="Arial" w:cs="Arial"/>
          <w:color w:val="EFF3F8"/>
          <w:sz w:val="21"/>
          <w:szCs w:val="21"/>
          <w:lang w:val="es-CO"/>
        </w:rPr>
        <w:t>pokemonType</w:t>
      </w:r>
      <w:proofErr w:type="spellEnd"/>
      <w:r w:rsidRPr="004C5066">
        <w:rPr>
          <w:rFonts w:ascii="Arial" w:hAnsi="Arial" w:cs="Arial"/>
          <w:color w:val="EFF3F8"/>
          <w:sz w:val="21"/>
          <w:szCs w:val="21"/>
          <w:lang w:val="es-CO"/>
        </w:rPr>
        <w:t xml:space="preserve"> = ‘</w:t>
      </w:r>
      <w:proofErr w:type="spellStart"/>
      <w:r w:rsidRPr="004C5066">
        <w:rPr>
          <w:rFonts w:ascii="Arial" w:hAnsi="Arial" w:cs="Arial"/>
          <w:color w:val="EFF3F8"/>
          <w:sz w:val="21"/>
          <w:szCs w:val="21"/>
          <w:lang w:val="es-CO"/>
        </w:rPr>
        <w:t>grass</w:t>
      </w:r>
      <w:proofErr w:type="spellEnd"/>
      <w:r w:rsidRPr="004C5066">
        <w:rPr>
          <w:rFonts w:ascii="Arial" w:hAnsi="Arial" w:cs="Arial"/>
          <w:color w:val="EFF3F8"/>
          <w:sz w:val="21"/>
          <w:szCs w:val="21"/>
          <w:lang w:val="es-CO"/>
        </w:rPr>
        <w:t>’</w:t>
      </w:r>
      <w:r w:rsidRPr="004C5066">
        <w:rPr>
          <w:rFonts w:ascii="Arial" w:hAnsi="Arial" w:cs="Arial"/>
          <w:color w:val="EFF3F8"/>
          <w:sz w:val="21"/>
          <w:szCs w:val="21"/>
          <w:lang w:val="es-CO"/>
        </w:rPr>
        <w:br/>
        <w:t>o </w:t>
      </w:r>
      <w:r w:rsidRPr="004C5066">
        <w:rPr>
          <w:rStyle w:val="Textoennegrita"/>
          <w:rFonts w:ascii="Arial" w:hAnsi="Arial" w:cs="Arial"/>
          <w:color w:val="EFF3F8"/>
          <w:sz w:val="21"/>
          <w:szCs w:val="21"/>
          <w:lang w:val="es-CO"/>
        </w:rPr>
        <w:t>Se puede reasignar:</w:t>
      </w:r>
      <w:r w:rsidRPr="004C5066">
        <w:rPr>
          <w:rFonts w:ascii="Arial" w:hAnsi="Arial" w:cs="Arial"/>
          <w:color w:val="EFF3F8"/>
          <w:sz w:val="21"/>
          <w:szCs w:val="21"/>
          <w:lang w:val="es-CO"/>
        </w:rPr>
        <w:t> </w:t>
      </w:r>
      <w:proofErr w:type="spellStart"/>
      <w:r w:rsidRPr="004C5066">
        <w:rPr>
          <w:rFonts w:ascii="Arial" w:hAnsi="Arial" w:cs="Arial"/>
          <w:color w:val="EFF3F8"/>
          <w:sz w:val="21"/>
          <w:szCs w:val="21"/>
          <w:lang w:val="es-CO"/>
        </w:rPr>
        <w:t>Osea</w:t>
      </w:r>
      <w:proofErr w:type="spellEnd"/>
      <w:r w:rsidRPr="004C5066">
        <w:rPr>
          <w:rFonts w:ascii="Arial" w:hAnsi="Arial" w:cs="Arial"/>
          <w:color w:val="EFF3F8"/>
          <w:sz w:val="21"/>
          <w:szCs w:val="21"/>
          <w:lang w:val="es-CO"/>
        </w:rPr>
        <w:t xml:space="preserve"> la variable ya inicializada le reasignamos otro valor por ejemplo: inicializamos la variable: </w:t>
      </w:r>
      <w:proofErr w:type="spellStart"/>
      <w:r w:rsidRPr="004C5066">
        <w:rPr>
          <w:rFonts w:ascii="Arial" w:hAnsi="Arial" w:cs="Arial"/>
          <w:color w:val="EFF3F8"/>
          <w:sz w:val="21"/>
          <w:szCs w:val="21"/>
          <w:lang w:val="es-CO"/>
        </w:rPr>
        <w:t>let</w:t>
      </w:r>
      <w:proofErr w:type="spellEnd"/>
      <w:r w:rsidRPr="004C5066">
        <w:rPr>
          <w:rFonts w:ascii="Arial" w:hAnsi="Arial" w:cs="Arial"/>
          <w:color w:val="EFF3F8"/>
          <w:sz w:val="21"/>
          <w:szCs w:val="21"/>
          <w:lang w:val="es-CO"/>
        </w:rPr>
        <w:t xml:space="preserve"> </w:t>
      </w:r>
      <w:proofErr w:type="spellStart"/>
      <w:r w:rsidRPr="004C5066">
        <w:rPr>
          <w:rFonts w:ascii="Arial" w:hAnsi="Arial" w:cs="Arial"/>
          <w:color w:val="EFF3F8"/>
          <w:sz w:val="21"/>
          <w:szCs w:val="21"/>
          <w:lang w:val="es-CO"/>
        </w:rPr>
        <w:t>pokemonType</w:t>
      </w:r>
      <w:proofErr w:type="spellEnd"/>
      <w:r w:rsidRPr="004C5066">
        <w:rPr>
          <w:rFonts w:ascii="Arial" w:hAnsi="Arial" w:cs="Arial"/>
          <w:color w:val="EFF3F8"/>
          <w:sz w:val="21"/>
          <w:szCs w:val="21"/>
          <w:lang w:val="es-CO"/>
        </w:rPr>
        <w:t xml:space="preserve"> = ‘</w:t>
      </w:r>
      <w:proofErr w:type="spellStart"/>
      <w:r w:rsidRPr="004C5066">
        <w:rPr>
          <w:rFonts w:ascii="Arial" w:hAnsi="Arial" w:cs="Arial"/>
          <w:color w:val="EFF3F8"/>
          <w:sz w:val="21"/>
          <w:szCs w:val="21"/>
          <w:lang w:val="es-CO"/>
        </w:rPr>
        <w:t>electric</w:t>
      </w:r>
      <w:proofErr w:type="spellEnd"/>
      <w:r w:rsidRPr="004C5066">
        <w:rPr>
          <w:rFonts w:ascii="Arial" w:hAnsi="Arial" w:cs="Arial"/>
          <w:color w:val="EFF3F8"/>
          <w:sz w:val="21"/>
          <w:szCs w:val="21"/>
          <w:lang w:val="es-CO"/>
        </w:rPr>
        <w:t xml:space="preserve">’ ahora la reasignamos </w:t>
      </w:r>
      <w:proofErr w:type="spellStart"/>
      <w:r w:rsidRPr="004C5066">
        <w:rPr>
          <w:rFonts w:ascii="Arial" w:hAnsi="Arial" w:cs="Arial"/>
          <w:color w:val="EFF3F8"/>
          <w:sz w:val="21"/>
          <w:szCs w:val="21"/>
          <w:lang w:val="es-CO"/>
        </w:rPr>
        <w:t>pokemonType</w:t>
      </w:r>
      <w:proofErr w:type="spellEnd"/>
      <w:r w:rsidRPr="004C5066">
        <w:rPr>
          <w:rFonts w:ascii="Arial" w:hAnsi="Arial" w:cs="Arial"/>
          <w:color w:val="EFF3F8"/>
          <w:sz w:val="21"/>
          <w:szCs w:val="21"/>
          <w:lang w:val="es-CO"/>
        </w:rPr>
        <w:t xml:space="preserve"> = ‘</w:t>
      </w:r>
      <w:proofErr w:type="spellStart"/>
      <w:r w:rsidRPr="004C5066">
        <w:rPr>
          <w:rFonts w:ascii="Arial" w:hAnsi="Arial" w:cs="Arial"/>
          <w:color w:val="EFF3F8"/>
          <w:sz w:val="21"/>
          <w:szCs w:val="21"/>
          <w:lang w:val="es-CO"/>
        </w:rPr>
        <w:t>grass</w:t>
      </w:r>
      <w:proofErr w:type="spellEnd"/>
      <w:r w:rsidRPr="004C5066">
        <w:rPr>
          <w:rFonts w:ascii="Arial" w:hAnsi="Arial" w:cs="Arial"/>
          <w:color w:val="EFF3F8"/>
          <w:sz w:val="21"/>
          <w:szCs w:val="21"/>
          <w:lang w:val="es-CO"/>
        </w:rPr>
        <w:t>’</w:t>
      </w:r>
      <w:r w:rsidRPr="004C5066">
        <w:rPr>
          <w:rFonts w:ascii="Arial" w:hAnsi="Arial" w:cs="Arial"/>
          <w:color w:val="EFF3F8"/>
          <w:sz w:val="21"/>
          <w:szCs w:val="21"/>
          <w:lang w:val="es-CO"/>
        </w:rPr>
        <w:br/>
        <w:t>o </w:t>
      </w:r>
      <w:r w:rsidRPr="004C5066">
        <w:rPr>
          <w:rStyle w:val="Textoennegrita"/>
          <w:rFonts w:ascii="Arial" w:hAnsi="Arial" w:cs="Arial"/>
          <w:color w:val="EFF3F8"/>
          <w:sz w:val="21"/>
          <w:szCs w:val="21"/>
          <w:lang w:val="es-CO"/>
        </w:rPr>
        <w:t xml:space="preserve">Su contexto de </w:t>
      </w:r>
      <w:proofErr w:type="spellStart"/>
      <w:r w:rsidRPr="004C5066">
        <w:rPr>
          <w:rStyle w:val="Textoennegrita"/>
          <w:rFonts w:ascii="Arial" w:hAnsi="Arial" w:cs="Arial"/>
          <w:color w:val="EFF3F8"/>
          <w:sz w:val="21"/>
          <w:szCs w:val="21"/>
          <w:lang w:val="es-CO"/>
        </w:rPr>
        <w:t>es</w:t>
      </w:r>
      <w:proofErr w:type="spellEnd"/>
      <w:r w:rsidRPr="004C5066">
        <w:rPr>
          <w:rStyle w:val="Textoennegrita"/>
          <w:rFonts w:ascii="Arial" w:hAnsi="Arial" w:cs="Arial"/>
          <w:color w:val="EFF3F8"/>
          <w:sz w:val="21"/>
          <w:szCs w:val="21"/>
          <w:lang w:val="es-CO"/>
        </w:rPr>
        <w:t xml:space="preserve"> bloque:</w:t>
      </w:r>
      <w:r w:rsidRPr="004C5066">
        <w:rPr>
          <w:rFonts w:ascii="Arial" w:hAnsi="Arial" w:cs="Arial"/>
          <w:color w:val="EFF3F8"/>
          <w:sz w:val="21"/>
          <w:szCs w:val="21"/>
          <w:lang w:val="es-CO"/>
        </w:rPr>
        <w:t> Solo funciona dentro de un bloque {}, fuera de ello no.</w:t>
      </w:r>
    </w:p>
    <w:p w:rsidR="004C5066" w:rsidRDefault="004C5066" w:rsidP="007F2C00">
      <w:pPr>
        <w:rPr>
          <w:lang w:val="es-CO"/>
        </w:rPr>
      </w:pPr>
    </w:p>
    <w:p w:rsidR="00DE4EAB" w:rsidRDefault="00DE4EAB" w:rsidP="007F2C00">
      <w:pPr>
        <w:rPr>
          <w:lang w:val="es-CO"/>
        </w:rPr>
      </w:pPr>
      <w:r>
        <w:rPr>
          <w:noProof/>
          <w:lang w:val="en-US"/>
        </w:rPr>
        <w:drawing>
          <wp:inline distT="0" distB="0" distL="0" distR="0">
            <wp:extent cx="5612130" cy="4209098"/>
            <wp:effectExtent l="0" t="0" r="7620" b="1270"/>
            <wp:docPr id="7" name="Imagen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rsidR="00DE4EAB" w:rsidRDefault="00DE4EAB" w:rsidP="007F2C00">
      <w:pPr>
        <w:rPr>
          <w:lang w:val="es-CO"/>
        </w:rPr>
      </w:pPr>
    </w:p>
    <w:p w:rsidR="00DE4EAB" w:rsidRPr="00DE4EAB" w:rsidRDefault="00DE4EAB" w:rsidP="00DE4EAB">
      <w:pPr>
        <w:pStyle w:val="NormalWeb"/>
        <w:shd w:val="clear" w:color="auto" w:fill="24385B"/>
        <w:spacing w:before="0" w:beforeAutospacing="0" w:after="0" w:afterAutospacing="0"/>
        <w:rPr>
          <w:rFonts w:ascii="Arial" w:hAnsi="Arial" w:cs="Arial"/>
          <w:color w:val="EFF3F8"/>
          <w:sz w:val="21"/>
          <w:szCs w:val="21"/>
          <w:lang w:val="es-CO"/>
        </w:rPr>
      </w:pPr>
      <w:r w:rsidRPr="00DE4EAB">
        <w:rPr>
          <w:rFonts w:ascii="Arial" w:hAnsi="Arial" w:cs="Arial"/>
          <w:color w:val="EFF3F8"/>
          <w:sz w:val="21"/>
          <w:szCs w:val="21"/>
          <w:lang w:val="es-CO"/>
        </w:rPr>
        <w:t>Cuando se refiere a que el </w:t>
      </w:r>
      <w:proofErr w:type="spellStart"/>
      <w:r w:rsidRPr="00DE4EAB">
        <w:rPr>
          <w:rStyle w:val="Textoennegrita"/>
          <w:rFonts w:ascii="Arial" w:hAnsi="Arial" w:cs="Arial"/>
          <w:color w:val="EFF3F8"/>
          <w:sz w:val="21"/>
          <w:szCs w:val="21"/>
          <w:lang w:val="es-CO"/>
        </w:rPr>
        <w:t>hoisting</w:t>
      </w:r>
      <w:proofErr w:type="spellEnd"/>
      <w:r w:rsidRPr="00DE4EAB">
        <w:rPr>
          <w:rFonts w:ascii="Arial" w:hAnsi="Arial" w:cs="Arial"/>
          <w:color w:val="EFF3F8"/>
          <w:sz w:val="21"/>
          <w:szCs w:val="21"/>
          <w:lang w:val="es-CO"/>
        </w:rPr>
        <w:t> afecta a una y a la otra no:</w:t>
      </w:r>
    </w:p>
    <w:p w:rsidR="00DE4EAB" w:rsidRPr="00DE4EAB" w:rsidRDefault="00DE4EAB" w:rsidP="00DE4EAB">
      <w:pPr>
        <w:pStyle w:val="NormalWeb"/>
        <w:numPr>
          <w:ilvl w:val="0"/>
          <w:numId w:val="4"/>
        </w:numPr>
        <w:shd w:val="clear" w:color="auto" w:fill="24385B"/>
        <w:spacing w:before="0" w:beforeAutospacing="0" w:after="0" w:afterAutospacing="0"/>
        <w:ind w:left="0"/>
        <w:rPr>
          <w:rFonts w:ascii="Arial" w:hAnsi="Arial" w:cs="Arial"/>
          <w:color w:val="EFF3F8"/>
          <w:sz w:val="21"/>
          <w:szCs w:val="21"/>
          <w:lang w:val="es-CO"/>
        </w:rPr>
      </w:pPr>
      <w:r w:rsidRPr="00DE4EAB">
        <w:rPr>
          <w:rFonts w:ascii="Arial" w:hAnsi="Arial" w:cs="Arial"/>
          <w:color w:val="EFF3F8"/>
          <w:sz w:val="21"/>
          <w:szCs w:val="21"/>
          <w:lang w:val="es-CO"/>
        </w:rPr>
        <w:t>si intentamos usar primero una </w:t>
      </w:r>
      <w:r w:rsidRPr="00DE4EAB">
        <w:rPr>
          <w:rStyle w:val="Textoennegrita"/>
          <w:rFonts w:ascii="Arial" w:hAnsi="Arial" w:cs="Arial"/>
          <w:color w:val="EFF3F8"/>
          <w:sz w:val="21"/>
          <w:szCs w:val="21"/>
          <w:lang w:val="es-CO"/>
        </w:rPr>
        <w:t>función declarativa</w:t>
      </w:r>
      <w:r w:rsidRPr="00DE4EAB">
        <w:rPr>
          <w:rFonts w:ascii="Arial" w:hAnsi="Arial" w:cs="Arial"/>
          <w:color w:val="EFF3F8"/>
          <w:sz w:val="21"/>
          <w:szCs w:val="21"/>
          <w:lang w:val="es-CO"/>
        </w:rPr>
        <w:t> antes de ser declarada:</w:t>
      </w:r>
    </w:p>
    <w:p w:rsidR="00DE4EAB" w:rsidRDefault="00DE4EAB" w:rsidP="007F2C00">
      <w:pPr>
        <w:rPr>
          <w:lang w:val="es-CO"/>
        </w:rPr>
      </w:pPr>
      <w:r>
        <w:rPr>
          <w:noProof/>
          <w:lang w:val="en-US"/>
        </w:rPr>
        <w:drawing>
          <wp:inline distT="0" distB="0" distL="0" distR="0">
            <wp:extent cx="3424555" cy="1078230"/>
            <wp:effectExtent l="0" t="0" r="4445" b="7620"/>
            <wp:docPr id="8" name="Imagen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4555" cy="1078230"/>
                    </a:xfrm>
                    <a:prstGeom prst="rect">
                      <a:avLst/>
                    </a:prstGeom>
                    <a:noFill/>
                    <a:ln>
                      <a:noFill/>
                    </a:ln>
                  </pic:spPr>
                </pic:pic>
              </a:graphicData>
            </a:graphic>
          </wp:inline>
        </w:drawing>
      </w:r>
    </w:p>
    <w:p w:rsidR="00AF49F6" w:rsidRDefault="00AF49F6" w:rsidP="007F2C00">
      <w:pPr>
        <w:rPr>
          <w:rFonts w:ascii="Arial" w:hAnsi="Arial" w:cs="Arial"/>
          <w:color w:val="EFF3F8"/>
          <w:sz w:val="21"/>
          <w:szCs w:val="21"/>
          <w:shd w:val="clear" w:color="auto" w:fill="24385B"/>
        </w:rPr>
      </w:pPr>
    </w:p>
    <w:p w:rsidR="00AF49F6" w:rsidRDefault="00AF49F6" w:rsidP="007F2C00">
      <w:pPr>
        <w:rPr>
          <w:rFonts w:ascii="Arial" w:hAnsi="Arial" w:cs="Arial"/>
          <w:color w:val="EFF3F8"/>
          <w:sz w:val="21"/>
          <w:szCs w:val="21"/>
          <w:shd w:val="clear" w:color="auto" w:fill="24385B"/>
        </w:rPr>
      </w:pPr>
      <w:r>
        <w:rPr>
          <w:rFonts w:ascii="Arial" w:hAnsi="Arial" w:cs="Arial"/>
          <w:color w:val="EFF3F8"/>
          <w:sz w:val="21"/>
          <w:szCs w:val="21"/>
          <w:shd w:val="clear" w:color="auto" w:fill="24385B"/>
        </w:rPr>
        <w:t>si intentamos usar primero una </w:t>
      </w:r>
      <w:r>
        <w:rPr>
          <w:rStyle w:val="Textoennegrita"/>
          <w:rFonts w:ascii="Arial" w:hAnsi="Arial" w:cs="Arial"/>
          <w:color w:val="EFF3F8"/>
          <w:sz w:val="21"/>
          <w:szCs w:val="21"/>
          <w:shd w:val="clear" w:color="auto" w:fill="24385B"/>
        </w:rPr>
        <w:t>expresión de función</w:t>
      </w:r>
      <w:r>
        <w:rPr>
          <w:rFonts w:ascii="Arial" w:hAnsi="Arial" w:cs="Arial"/>
          <w:color w:val="EFF3F8"/>
          <w:sz w:val="21"/>
          <w:szCs w:val="21"/>
          <w:shd w:val="clear" w:color="auto" w:fill="24385B"/>
        </w:rPr>
        <w:t> antes de ser declarada:</w:t>
      </w:r>
    </w:p>
    <w:p w:rsidR="00AF49F6" w:rsidRDefault="00AF49F6" w:rsidP="007F2C00">
      <w:pPr>
        <w:rPr>
          <w:lang w:val="es-CO"/>
        </w:rPr>
      </w:pPr>
      <w:r>
        <w:rPr>
          <w:noProof/>
          <w:lang w:val="en-US"/>
        </w:rPr>
        <w:drawing>
          <wp:inline distT="0" distB="0" distL="0" distR="0">
            <wp:extent cx="3234906" cy="1203651"/>
            <wp:effectExtent l="0" t="0" r="3810" b="0"/>
            <wp:docPr id="10" name="Imagen 1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1101" cy="1213398"/>
                    </a:xfrm>
                    <a:prstGeom prst="rect">
                      <a:avLst/>
                    </a:prstGeom>
                    <a:noFill/>
                    <a:ln>
                      <a:noFill/>
                    </a:ln>
                  </pic:spPr>
                </pic:pic>
              </a:graphicData>
            </a:graphic>
          </wp:inline>
        </w:drawing>
      </w:r>
    </w:p>
    <w:p w:rsidR="00AF49F6" w:rsidRPr="00AF49F6" w:rsidRDefault="00AF49F6" w:rsidP="00AF49F6">
      <w:pPr>
        <w:widowControl/>
        <w:autoSpaceDE/>
        <w:autoSpaceDN/>
        <w:rPr>
          <w:rFonts w:eastAsia="Times New Roman" w:cs="Times New Roman"/>
          <w:sz w:val="24"/>
          <w:szCs w:val="24"/>
          <w:lang w:val="es-CO"/>
        </w:rPr>
      </w:pPr>
      <w:r w:rsidRPr="00AF49F6">
        <w:rPr>
          <w:rFonts w:ascii="Arial" w:eastAsia="Times New Roman" w:hAnsi="Arial" w:cs="Arial"/>
          <w:color w:val="EFF3F8"/>
          <w:sz w:val="21"/>
          <w:szCs w:val="21"/>
          <w:shd w:val="clear" w:color="auto" w:fill="24385B"/>
          <w:lang w:val="es-CO"/>
        </w:rPr>
        <w:lastRenderedPageBreak/>
        <w:t>Y esto básicamente se debe a que:</w:t>
      </w:r>
      <w:r w:rsidRPr="00AF49F6">
        <w:rPr>
          <w:rFonts w:ascii="Arial" w:eastAsia="Times New Roman" w:hAnsi="Arial" w:cs="Arial"/>
          <w:color w:val="EFF3F8"/>
          <w:sz w:val="21"/>
          <w:szCs w:val="21"/>
          <w:lang w:val="es-CO"/>
        </w:rPr>
        <w:br/>
      </w:r>
    </w:p>
    <w:p w:rsidR="00AF49F6" w:rsidRDefault="00AF49F6" w:rsidP="007F2C00">
      <w:pPr>
        <w:rPr>
          <w:lang w:val="es-CO"/>
        </w:rPr>
      </w:pPr>
      <w:r>
        <w:rPr>
          <w:noProof/>
          <w:lang w:val="en-US"/>
        </w:rPr>
        <w:drawing>
          <wp:inline distT="0" distB="0" distL="0" distR="0">
            <wp:extent cx="5612130" cy="1804787"/>
            <wp:effectExtent l="0" t="0" r="7620" b="5080"/>
            <wp:docPr id="11" name="Imagen 1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e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1804787"/>
                    </a:xfrm>
                    <a:prstGeom prst="rect">
                      <a:avLst/>
                    </a:prstGeom>
                    <a:noFill/>
                    <a:ln>
                      <a:noFill/>
                    </a:ln>
                  </pic:spPr>
                </pic:pic>
              </a:graphicData>
            </a:graphic>
          </wp:inline>
        </w:drawing>
      </w:r>
    </w:p>
    <w:p w:rsidR="00AF49F6" w:rsidRPr="00AF49F6" w:rsidRDefault="00AF49F6" w:rsidP="00AF49F6">
      <w:pPr>
        <w:pStyle w:val="NormalWeb"/>
        <w:shd w:val="clear" w:color="auto" w:fill="24385B"/>
        <w:spacing w:before="0" w:beforeAutospacing="0" w:after="0" w:afterAutospacing="0"/>
        <w:rPr>
          <w:rFonts w:ascii="Arial" w:hAnsi="Arial" w:cs="Arial"/>
          <w:color w:val="EFF3F8"/>
          <w:sz w:val="21"/>
          <w:szCs w:val="21"/>
          <w:lang w:val="es-CO"/>
        </w:rPr>
      </w:pPr>
      <w:proofErr w:type="spellStart"/>
      <w:r w:rsidRPr="00AF49F6">
        <w:rPr>
          <w:rStyle w:val="Textoennegrita"/>
          <w:rFonts w:ascii="Arial" w:hAnsi="Arial" w:cs="Arial"/>
          <w:color w:val="EFF3F8"/>
          <w:sz w:val="21"/>
          <w:szCs w:val="21"/>
          <w:lang w:val="es-CO"/>
        </w:rPr>
        <w:t>hoisting</w:t>
      </w:r>
      <w:proofErr w:type="spellEnd"/>
      <w:r w:rsidRPr="00AF49F6">
        <w:rPr>
          <w:rFonts w:ascii="Arial" w:hAnsi="Arial" w:cs="Arial"/>
          <w:color w:val="EFF3F8"/>
          <w:sz w:val="21"/>
          <w:szCs w:val="21"/>
          <w:lang w:val="es-CO"/>
        </w:rPr>
        <w:t> detecta primero </w:t>
      </w:r>
      <w:r w:rsidRPr="00AF49F6">
        <w:rPr>
          <w:rStyle w:val="Textoennegrita"/>
          <w:rFonts w:ascii="Arial" w:hAnsi="Arial" w:cs="Arial"/>
          <w:color w:val="EFF3F8"/>
          <w:sz w:val="21"/>
          <w:szCs w:val="21"/>
          <w:lang w:val="es-CO"/>
        </w:rPr>
        <w:t>declaraciones</w:t>
      </w:r>
      <w:r w:rsidRPr="00AF49F6">
        <w:rPr>
          <w:rFonts w:ascii="Arial" w:hAnsi="Arial" w:cs="Arial"/>
          <w:color w:val="EFF3F8"/>
          <w:sz w:val="21"/>
          <w:szCs w:val="21"/>
          <w:lang w:val="es-CO"/>
        </w:rPr>
        <w:t> de </w:t>
      </w:r>
      <w:r w:rsidRPr="00AF49F6">
        <w:rPr>
          <w:rStyle w:val="Textoennegrita"/>
          <w:rFonts w:ascii="Arial" w:hAnsi="Arial" w:cs="Arial"/>
          <w:color w:val="EFF3F8"/>
          <w:sz w:val="21"/>
          <w:szCs w:val="21"/>
          <w:lang w:val="es-CO"/>
        </w:rPr>
        <w:t>variables</w:t>
      </w:r>
      <w:r w:rsidRPr="00AF49F6">
        <w:rPr>
          <w:rFonts w:ascii="Arial" w:hAnsi="Arial" w:cs="Arial"/>
          <w:color w:val="EFF3F8"/>
          <w:sz w:val="21"/>
          <w:szCs w:val="21"/>
          <w:lang w:val="es-CO"/>
        </w:rPr>
        <w:t> y </w:t>
      </w:r>
      <w:r w:rsidRPr="00AF49F6">
        <w:rPr>
          <w:rStyle w:val="Textoennegrita"/>
          <w:rFonts w:ascii="Arial" w:hAnsi="Arial" w:cs="Arial"/>
          <w:color w:val="EFF3F8"/>
          <w:sz w:val="21"/>
          <w:szCs w:val="21"/>
          <w:lang w:val="es-CO"/>
        </w:rPr>
        <w:t>funciones</w:t>
      </w:r>
      <w:r w:rsidRPr="00AF49F6">
        <w:rPr>
          <w:rFonts w:ascii="Arial" w:hAnsi="Arial" w:cs="Arial"/>
          <w:color w:val="EFF3F8"/>
          <w:sz w:val="21"/>
          <w:szCs w:val="21"/>
          <w:lang w:val="es-CO"/>
        </w:rPr>
        <w:t> para poder ser utilizadas, pero no su </w:t>
      </w:r>
      <w:r w:rsidRPr="00AF49F6">
        <w:rPr>
          <w:rStyle w:val="Textoennegrita"/>
          <w:rFonts w:ascii="Arial" w:hAnsi="Arial" w:cs="Arial"/>
          <w:color w:val="EFF3F8"/>
          <w:sz w:val="21"/>
          <w:szCs w:val="21"/>
          <w:lang w:val="es-CO"/>
        </w:rPr>
        <w:t>definición (valor)</w:t>
      </w:r>
      <w:r w:rsidRPr="00AF49F6">
        <w:rPr>
          <w:rFonts w:ascii="Arial" w:hAnsi="Arial" w:cs="Arial"/>
          <w:color w:val="EFF3F8"/>
          <w:sz w:val="21"/>
          <w:szCs w:val="21"/>
          <w:lang w:val="es-CO"/>
        </w:rPr>
        <w:t>.</w:t>
      </w:r>
    </w:p>
    <w:p w:rsidR="00AF49F6" w:rsidRPr="00AF49F6" w:rsidRDefault="00AF49F6" w:rsidP="00AF49F6">
      <w:pPr>
        <w:pStyle w:val="NormalWeb"/>
        <w:shd w:val="clear" w:color="auto" w:fill="24385B"/>
        <w:spacing w:before="0" w:beforeAutospacing="0" w:after="0" w:afterAutospacing="0"/>
        <w:rPr>
          <w:rFonts w:ascii="Arial" w:hAnsi="Arial" w:cs="Arial"/>
          <w:color w:val="EFF3F8"/>
          <w:sz w:val="21"/>
          <w:szCs w:val="21"/>
          <w:lang w:val="es-CO"/>
        </w:rPr>
      </w:pPr>
      <w:r w:rsidRPr="00AF49F6">
        <w:rPr>
          <w:rFonts w:ascii="Arial" w:hAnsi="Arial" w:cs="Arial"/>
          <w:color w:val="EFF3F8"/>
          <w:sz w:val="21"/>
          <w:szCs w:val="21"/>
          <w:lang w:val="es-CO"/>
        </w:rPr>
        <w:t>Y la </w:t>
      </w:r>
      <w:r w:rsidRPr="00AF49F6">
        <w:rPr>
          <w:rStyle w:val="Textoennegrita"/>
          <w:rFonts w:ascii="Arial" w:hAnsi="Arial" w:cs="Arial"/>
          <w:color w:val="EFF3F8"/>
          <w:sz w:val="21"/>
          <w:szCs w:val="21"/>
          <w:lang w:val="es-CO"/>
        </w:rPr>
        <w:t>expresión de función</w:t>
      </w:r>
      <w:r w:rsidRPr="00AF49F6">
        <w:rPr>
          <w:rFonts w:ascii="Arial" w:hAnsi="Arial" w:cs="Arial"/>
          <w:color w:val="EFF3F8"/>
          <w:sz w:val="21"/>
          <w:szCs w:val="21"/>
          <w:lang w:val="es-CO"/>
        </w:rPr>
        <w:t> al ser una función </w:t>
      </w:r>
      <w:r w:rsidRPr="00AF49F6">
        <w:rPr>
          <w:rStyle w:val="Textoennegrita"/>
          <w:rFonts w:ascii="Arial" w:hAnsi="Arial" w:cs="Arial"/>
          <w:color w:val="EFF3F8"/>
          <w:sz w:val="21"/>
          <w:szCs w:val="21"/>
          <w:lang w:val="es-CO"/>
        </w:rPr>
        <w:t>declarada</w:t>
      </w:r>
      <w:r w:rsidRPr="00AF49F6">
        <w:rPr>
          <w:rFonts w:ascii="Arial" w:hAnsi="Arial" w:cs="Arial"/>
          <w:color w:val="EFF3F8"/>
          <w:sz w:val="21"/>
          <w:szCs w:val="21"/>
          <w:lang w:val="es-CO"/>
        </w:rPr>
        <w:t> dentro de una variable, detecta solamente </w:t>
      </w:r>
      <w:proofErr w:type="spellStart"/>
      <w:r w:rsidRPr="00AF49F6">
        <w:rPr>
          <w:rStyle w:val="Textoennegrita"/>
          <w:rFonts w:ascii="Arial" w:hAnsi="Arial" w:cs="Arial"/>
          <w:color w:val="EFF3F8"/>
          <w:sz w:val="21"/>
          <w:szCs w:val="21"/>
          <w:lang w:val="es-CO"/>
        </w:rPr>
        <w:t>var</w:t>
      </w:r>
      <w:proofErr w:type="spellEnd"/>
      <w:r w:rsidRPr="00AF49F6">
        <w:rPr>
          <w:rStyle w:val="Textoennegrita"/>
          <w:rFonts w:ascii="Arial" w:hAnsi="Arial" w:cs="Arial"/>
          <w:color w:val="EFF3F8"/>
          <w:sz w:val="21"/>
          <w:szCs w:val="21"/>
          <w:lang w:val="es-CO"/>
        </w:rPr>
        <w:t xml:space="preserve"> nombre</w:t>
      </w:r>
      <w:r w:rsidRPr="00AF49F6">
        <w:rPr>
          <w:rFonts w:ascii="Arial" w:hAnsi="Arial" w:cs="Arial"/>
          <w:color w:val="EFF3F8"/>
          <w:sz w:val="21"/>
          <w:szCs w:val="21"/>
          <w:lang w:val="es-CO"/>
        </w:rPr>
        <w:t>; (sin valor) por lo tanto la función </w:t>
      </w:r>
      <w:r w:rsidRPr="00AF49F6">
        <w:rPr>
          <w:rStyle w:val="Textoennegrita"/>
          <w:rFonts w:ascii="Arial" w:hAnsi="Arial" w:cs="Arial"/>
          <w:color w:val="EFF3F8"/>
          <w:sz w:val="21"/>
          <w:szCs w:val="21"/>
          <w:lang w:val="es-CO"/>
        </w:rPr>
        <w:t>NO</w:t>
      </w:r>
      <w:r w:rsidRPr="00AF49F6">
        <w:rPr>
          <w:rFonts w:ascii="Arial" w:hAnsi="Arial" w:cs="Arial"/>
          <w:color w:val="EFF3F8"/>
          <w:sz w:val="21"/>
          <w:szCs w:val="21"/>
          <w:lang w:val="es-CO"/>
        </w:rPr>
        <w:t> es detectada en un principio.</w:t>
      </w:r>
    </w:p>
    <w:p w:rsidR="00AF49F6" w:rsidRDefault="00AF49F6" w:rsidP="007F2C00">
      <w:pPr>
        <w:rPr>
          <w:lang w:val="es-CO"/>
        </w:rPr>
      </w:pPr>
      <w:r>
        <w:rPr>
          <w:noProof/>
          <w:lang w:val="en-US"/>
        </w:rPr>
        <w:drawing>
          <wp:inline distT="0" distB="0" distL="0" distR="0">
            <wp:extent cx="5520690" cy="3381375"/>
            <wp:effectExtent l="0" t="0" r="3810" b="9525"/>
            <wp:docPr id="12" name="Imagen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e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0690" cy="3381375"/>
                    </a:xfrm>
                    <a:prstGeom prst="rect">
                      <a:avLst/>
                    </a:prstGeom>
                    <a:noFill/>
                    <a:ln>
                      <a:noFill/>
                    </a:ln>
                  </pic:spPr>
                </pic:pic>
              </a:graphicData>
            </a:graphic>
          </wp:inline>
        </w:drawing>
      </w:r>
    </w:p>
    <w:p w:rsidR="00AF49F6" w:rsidRDefault="00AF49F6" w:rsidP="007F2C00">
      <w:pPr>
        <w:rPr>
          <w:lang w:val="es-CO"/>
        </w:rPr>
      </w:pPr>
    </w:p>
    <w:p w:rsidR="00AF49F6" w:rsidRDefault="00AF49F6" w:rsidP="007F2C00">
      <w:pPr>
        <w:rPr>
          <w:lang w:val="es-CO"/>
        </w:rPr>
      </w:pPr>
      <w:proofErr w:type="spellStart"/>
      <w:r>
        <w:rPr>
          <w:lang w:val="es-CO"/>
        </w:rPr>
        <w:t>Scope</w:t>
      </w:r>
      <w:proofErr w:type="spellEnd"/>
      <w:r>
        <w:rPr>
          <w:lang w:val="es-CO"/>
        </w:rPr>
        <w:t>: Es el alcance que tienen las variables</w:t>
      </w:r>
    </w:p>
    <w:p w:rsidR="00AF49F6" w:rsidRDefault="00AF49F6" w:rsidP="007F2C00">
      <w:pPr>
        <w:rPr>
          <w:lang w:val="es-CO"/>
        </w:rPr>
      </w:pPr>
    </w:p>
    <w:p w:rsidR="00AF49F6" w:rsidRDefault="00AF49F6" w:rsidP="007F2C00">
      <w:pPr>
        <w:rPr>
          <w:rFonts w:ascii="Arial" w:hAnsi="Arial" w:cs="Arial"/>
          <w:color w:val="EFF3F8"/>
          <w:sz w:val="21"/>
          <w:szCs w:val="21"/>
          <w:shd w:val="clear" w:color="auto" w:fill="24385B"/>
        </w:rPr>
      </w:pPr>
      <w:proofErr w:type="spellStart"/>
      <w:r>
        <w:rPr>
          <w:rStyle w:val="Textoennegrita"/>
          <w:rFonts w:ascii="Arial" w:hAnsi="Arial" w:cs="Arial"/>
          <w:color w:val="EFF3F8"/>
          <w:sz w:val="21"/>
          <w:szCs w:val="21"/>
          <w:shd w:val="clear" w:color="auto" w:fill="24385B"/>
        </w:rPr>
        <w:t>Scope</w:t>
      </w:r>
      <w:proofErr w:type="spellEnd"/>
      <w:r>
        <w:rPr>
          <w:rStyle w:val="Textoennegrita"/>
          <w:rFonts w:ascii="Arial" w:hAnsi="Arial" w:cs="Arial"/>
          <w:color w:val="EFF3F8"/>
          <w:sz w:val="21"/>
          <w:szCs w:val="21"/>
          <w:shd w:val="clear" w:color="auto" w:fill="24385B"/>
        </w:rPr>
        <w:t xml:space="preserve"> Global</w:t>
      </w:r>
      <w:r>
        <w:rPr>
          <w:rFonts w:ascii="Arial" w:hAnsi="Arial" w:cs="Arial"/>
          <w:color w:val="EFF3F8"/>
          <w:sz w:val="21"/>
          <w:szCs w:val="21"/>
          <w:shd w:val="clear" w:color="auto" w:fill="24385B"/>
        </w:rPr>
        <w:t> : todo el mundo.</w:t>
      </w:r>
      <w:r>
        <w:rPr>
          <w:rFonts w:ascii="Arial" w:hAnsi="Arial" w:cs="Arial"/>
          <w:color w:val="EFF3F8"/>
          <w:sz w:val="21"/>
          <w:szCs w:val="21"/>
        </w:rPr>
        <w:br/>
      </w:r>
      <w:proofErr w:type="spellStart"/>
      <w:r>
        <w:rPr>
          <w:rStyle w:val="Textoennegrita"/>
          <w:rFonts w:ascii="Arial" w:hAnsi="Arial" w:cs="Arial"/>
          <w:color w:val="EFF3F8"/>
          <w:sz w:val="21"/>
          <w:szCs w:val="21"/>
          <w:shd w:val="clear" w:color="auto" w:fill="24385B"/>
        </w:rPr>
        <w:t>Scope</w:t>
      </w:r>
      <w:proofErr w:type="spellEnd"/>
      <w:r>
        <w:rPr>
          <w:rStyle w:val="Textoennegrita"/>
          <w:rFonts w:ascii="Arial" w:hAnsi="Arial" w:cs="Arial"/>
          <w:color w:val="EFF3F8"/>
          <w:sz w:val="21"/>
          <w:szCs w:val="21"/>
          <w:shd w:val="clear" w:color="auto" w:fill="24385B"/>
        </w:rPr>
        <w:t xml:space="preserve"> Local</w:t>
      </w:r>
      <w:r>
        <w:rPr>
          <w:rFonts w:ascii="Arial" w:hAnsi="Arial" w:cs="Arial"/>
          <w:color w:val="EFF3F8"/>
          <w:sz w:val="21"/>
          <w:szCs w:val="21"/>
          <w:shd w:val="clear" w:color="auto" w:fill="24385B"/>
        </w:rPr>
        <w:t> : Las Vegas, y lo que pasa en las vegas, se queda en Las Vegas.</w:t>
      </w:r>
    </w:p>
    <w:p w:rsidR="00AF49F6" w:rsidRDefault="00AF49F6" w:rsidP="007F2C00">
      <w:pPr>
        <w:rPr>
          <w:lang w:val="es-CO"/>
        </w:rPr>
      </w:pPr>
      <w:r>
        <w:rPr>
          <w:noProof/>
          <w:lang w:val="en-US"/>
        </w:rPr>
        <w:drawing>
          <wp:inline distT="0" distB="0" distL="0" distR="0">
            <wp:extent cx="1009291" cy="1009291"/>
            <wp:effectExtent l="0" t="0" r="635" b="635"/>
            <wp:docPr id="13" name="Imagen 13" descr="https://www.stevethedev.com/storage/app/uploads/public/5aa/d54/a47/5aad54a47d2e0123286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stevethedev.com/storage/app/uploads/public/5aa/d54/a47/5aad54a47d2e012328633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14053" cy="1014053"/>
                    </a:xfrm>
                    <a:prstGeom prst="rect">
                      <a:avLst/>
                    </a:prstGeom>
                    <a:noFill/>
                    <a:ln>
                      <a:noFill/>
                    </a:ln>
                  </pic:spPr>
                </pic:pic>
              </a:graphicData>
            </a:graphic>
          </wp:inline>
        </w:drawing>
      </w:r>
    </w:p>
    <w:p w:rsidR="008D4BE7" w:rsidRDefault="00AF49F6" w:rsidP="007F2C00">
      <w:pPr>
        <w:rPr>
          <w:lang w:val="es-CO"/>
        </w:rPr>
      </w:pPr>
      <w:r>
        <w:rPr>
          <w:lang w:val="es-CO"/>
        </w:rPr>
        <w:t xml:space="preserve">Lo que </w:t>
      </w:r>
      <w:proofErr w:type="spellStart"/>
      <w:r>
        <w:rPr>
          <w:lang w:val="es-CO"/>
        </w:rPr>
        <w:t>esta</w:t>
      </w:r>
      <w:proofErr w:type="spellEnd"/>
      <w:r>
        <w:rPr>
          <w:lang w:val="es-CO"/>
        </w:rPr>
        <w:t xml:space="preserve"> en local puede acceder a lo que </w:t>
      </w:r>
      <w:proofErr w:type="spellStart"/>
      <w:r>
        <w:rPr>
          <w:lang w:val="es-CO"/>
        </w:rPr>
        <w:t>esta</w:t>
      </w:r>
      <w:proofErr w:type="spellEnd"/>
      <w:r>
        <w:rPr>
          <w:lang w:val="es-CO"/>
        </w:rPr>
        <w:t xml:space="preserve"> en global, pero lo que </w:t>
      </w:r>
      <w:proofErr w:type="spellStart"/>
      <w:r>
        <w:rPr>
          <w:lang w:val="es-CO"/>
        </w:rPr>
        <w:t>esta</w:t>
      </w:r>
      <w:proofErr w:type="spellEnd"/>
      <w:r>
        <w:rPr>
          <w:lang w:val="es-CO"/>
        </w:rPr>
        <w:t xml:space="preserve"> en global no va a poder </w:t>
      </w:r>
      <w:r>
        <w:rPr>
          <w:lang w:val="es-CO"/>
        </w:rPr>
        <w:lastRenderedPageBreak/>
        <w:t>acceder a lo que se tenga en local.</w:t>
      </w:r>
    </w:p>
    <w:p w:rsidR="00AF49F6" w:rsidRDefault="008D4BE7" w:rsidP="007F2C00">
      <w:pPr>
        <w:rPr>
          <w:lang w:val="es-CO"/>
        </w:rPr>
      </w:pPr>
      <w:r>
        <w:rPr>
          <w:noProof/>
          <w:lang w:val="en-US"/>
        </w:rPr>
        <w:drawing>
          <wp:inline distT="0" distB="0" distL="0" distR="0">
            <wp:extent cx="5612130" cy="6641021"/>
            <wp:effectExtent l="0" t="0" r="7620" b="7620"/>
            <wp:docPr id="9" name="Imagen 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6641021"/>
                    </a:xfrm>
                    <a:prstGeom prst="rect">
                      <a:avLst/>
                    </a:prstGeom>
                    <a:noFill/>
                    <a:ln>
                      <a:noFill/>
                    </a:ln>
                  </pic:spPr>
                </pic:pic>
              </a:graphicData>
            </a:graphic>
          </wp:inline>
        </w:drawing>
      </w:r>
      <w:bookmarkStart w:id="1" w:name="_GoBack"/>
      <w:bookmarkEnd w:id="1"/>
      <w:r w:rsidR="00AF49F6">
        <w:rPr>
          <w:lang w:val="es-CO"/>
        </w:rPr>
        <w:br/>
      </w:r>
    </w:p>
    <w:p w:rsidR="00AF49F6" w:rsidRPr="00D40423" w:rsidRDefault="00AF49F6" w:rsidP="007F2C00">
      <w:pPr>
        <w:rPr>
          <w:lang w:val="es-CO"/>
        </w:rPr>
      </w:pPr>
      <w:r>
        <w:rPr>
          <w:lang w:val="es-CO"/>
        </w:rPr>
        <w:t xml:space="preserve"> </w:t>
      </w:r>
    </w:p>
    <w:sectPr w:rsidR="00AF49F6" w:rsidRPr="00D4042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16B58"/>
    <w:multiLevelType w:val="multilevel"/>
    <w:tmpl w:val="D8BA1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93327A"/>
    <w:multiLevelType w:val="multilevel"/>
    <w:tmpl w:val="6D828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3265A"/>
    <w:multiLevelType w:val="multilevel"/>
    <w:tmpl w:val="1788F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DE48F9"/>
    <w:multiLevelType w:val="multilevel"/>
    <w:tmpl w:val="66344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423"/>
    <w:rsid w:val="000D7F4E"/>
    <w:rsid w:val="003339A3"/>
    <w:rsid w:val="004C5066"/>
    <w:rsid w:val="007F2C00"/>
    <w:rsid w:val="008D4BE7"/>
    <w:rsid w:val="00AF49F6"/>
    <w:rsid w:val="00D40423"/>
    <w:rsid w:val="00DE4E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32DA8"/>
  <w15:chartTrackingRefBased/>
  <w15:docId w15:val="{081FF3D0-0F62-4A27-BD8F-A2CB59F4A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339A3"/>
    <w:rPr>
      <w:rFonts w:ascii="Times New Roman" w:hAnsi="Times New Roman"/>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Paragraph">
    <w:name w:val="Table Paragraph"/>
    <w:basedOn w:val="Normal"/>
    <w:uiPriority w:val="1"/>
    <w:qFormat/>
    <w:rsid w:val="003339A3"/>
    <w:pPr>
      <w:spacing w:line="202" w:lineRule="exact"/>
      <w:ind w:left="108"/>
    </w:pPr>
    <w:rPr>
      <w:rFonts w:eastAsia="Times New Roman" w:cs="Times New Roman"/>
    </w:rPr>
  </w:style>
  <w:style w:type="paragraph" w:styleId="Ttulo">
    <w:name w:val="Title"/>
    <w:basedOn w:val="Normal"/>
    <w:link w:val="TtuloCar"/>
    <w:uiPriority w:val="1"/>
    <w:qFormat/>
    <w:rsid w:val="003339A3"/>
    <w:pPr>
      <w:spacing w:before="53"/>
      <w:ind w:left="1552" w:right="1591"/>
      <w:jc w:val="center"/>
    </w:pPr>
    <w:rPr>
      <w:rFonts w:eastAsia="Times New Roman" w:cs="Times New Roman"/>
      <w:sz w:val="48"/>
      <w:szCs w:val="48"/>
    </w:rPr>
  </w:style>
  <w:style w:type="character" w:customStyle="1" w:styleId="TtuloCar">
    <w:name w:val="Título Car"/>
    <w:basedOn w:val="Fuentedeprrafopredeter"/>
    <w:link w:val="Ttulo"/>
    <w:uiPriority w:val="1"/>
    <w:rsid w:val="003339A3"/>
    <w:rPr>
      <w:rFonts w:ascii="Times New Roman" w:eastAsia="Times New Roman" w:hAnsi="Times New Roman" w:cs="Times New Roman"/>
      <w:sz w:val="48"/>
      <w:szCs w:val="48"/>
      <w:lang w:val="es-ES"/>
    </w:rPr>
  </w:style>
  <w:style w:type="paragraph" w:styleId="Textoindependiente">
    <w:name w:val="Body Text"/>
    <w:basedOn w:val="Normal"/>
    <w:link w:val="TextoindependienteCar"/>
    <w:uiPriority w:val="1"/>
    <w:qFormat/>
    <w:rsid w:val="003339A3"/>
    <w:pPr>
      <w:ind w:left="119" w:firstLine="216"/>
      <w:jc w:val="both"/>
    </w:pPr>
    <w:rPr>
      <w:rFonts w:eastAsia="Times New Roman" w:cs="Times New Roman"/>
      <w:sz w:val="20"/>
      <w:szCs w:val="20"/>
    </w:rPr>
  </w:style>
  <w:style w:type="character" w:customStyle="1" w:styleId="TextoindependienteCar">
    <w:name w:val="Texto independiente Car"/>
    <w:basedOn w:val="Fuentedeprrafopredeter"/>
    <w:link w:val="Textoindependiente"/>
    <w:uiPriority w:val="1"/>
    <w:rsid w:val="003339A3"/>
    <w:rPr>
      <w:rFonts w:ascii="Times New Roman" w:eastAsia="Times New Roman" w:hAnsi="Times New Roman" w:cs="Times New Roman"/>
      <w:sz w:val="20"/>
      <w:szCs w:val="20"/>
      <w:lang w:val="es-ES"/>
    </w:rPr>
  </w:style>
  <w:style w:type="paragraph" w:styleId="Prrafodelista">
    <w:name w:val="List Paragraph"/>
    <w:basedOn w:val="Normal"/>
    <w:uiPriority w:val="1"/>
    <w:qFormat/>
    <w:rsid w:val="003339A3"/>
    <w:pPr>
      <w:ind w:left="623" w:hanging="217"/>
    </w:pPr>
    <w:rPr>
      <w:rFonts w:eastAsia="Times New Roman" w:cs="Times New Roman"/>
    </w:rPr>
  </w:style>
  <w:style w:type="paragraph" w:styleId="NormalWeb">
    <w:name w:val="Normal (Web)"/>
    <w:basedOn w:val="Normal"/>
    <w:uiPriority w:val="99"/>
    <w:semiHidden/>
    <w:unhideWhenUsed/>
    <w:rsid w:val="00D40423"/>
    <w:pPr>
      <w:widowControl/>
      <w:autoSpaceDE/>
      <w:autoSpaceDN/>
      <w:spacing w:before="100" w:beforeAutospacing="1" w:after="100" w:afterAutospacing="1"/>
    </w:pPr>
    <w:rPr>
      <w:rFonts w:eastAsia="Times New Roman" w:cs="Times New Roman"/>
      <w:sz w:val="24"/>
      <w:szCs w:val="24"/>
      <w:lang w:val="en-US"/>
    </w:rPr>
  </w:style>
  <w:style w:type="character" w:styleId="Textoennegrita">
    <w:name w:val="Strong"/>
    <w:basedOn w:val="Fuentedeprrafopredeter"/>
    <w:uiPriority w:val="22"/>
    <w:qFormat/>
    <w:rsid w:val="00D404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86836">
      <w:bodyDiv w:val="1"/>
      <w:marLeft w:val="0"/>
      <w:marRight w:val="0"/>
      <w:marTop w:val="0"/>
      <w:marBottom w:val="0"/>
      <w:divBdr>
        <w:top w:val="none" w:sz="0" w:space="0" w:color="auto"/>
        <w:left w:val="none" w:sz="0" w:space="0" w:color="auto"/>
        <w:bottom w:val="none" w:sz="0" w:space="0" w:color="auto"/>
        <w:right w:val="none" w:sz="0" w:space="0" w:color="auto"/>
      </w:divBdr>
    </w:div>
    <w:div w:id="86123439">
      <w:bodyDiv w:val="1"/>
      <w:marLeft w:val="0"/>
      <w:marRight w:val="0"/>
      <w:marTop w:val="0"/>
      <w:marBottom w:val="0"/>
      <w:divBdr>
        <w:top w:val="none" w:sz="0" w:space="0" w:color="auto"/>
        <w:left w:val="none" w:sz="0" w:space="0" w:color="auto"/>
        <w:bottom w:val="none" w:sz="0" w:space="0" w:color="auto"/>
        <w:right w:val="none" w:sz="0" w:space="0" w:color="auto"/>
      </w:divBdr>
    </w:div>
    <w:div w:id="323044938">
      <w:bodyDiv w:val="1"/>
      <w:marLeft w:val="0"/>
      <w:marRight w:val="0"/>
      <w:marTop w:val="0"/>
      <w:marBottom w:val="0"/>
      <w:divBdr>
        <w:top w:val="none" w:sz="0" w:space="0" w:color="auto"/>
        <w:left w:val="none" w:sz="0" w:space="0" w:color="auto"/>
        <w:bottom w:val="none" w:sz="0" w:space="0" w:color="auto"/>
        <w:right w:val="none" w:sz="0" w:space="0" w:color="auto"/>
      </w:divBdr>
    </w:div>
    <w:div w:id="692415821">
      <w:bodyDiv w:val="1"/>
      <w:marLeft w:val="0"/>
      <w:marRight w:val="0"/>
      <w:marTop w:val="0"/>
      <w:marBottom w:val="0"/>
      <w:divBdr>
        <w:top w:val="none" w:sz="0" w:space="0" w:color="auto"/>
        <w:left w:val="none" w:sz="0" w:space="0" w:color="auto"/>
        <w:bottom w:val="none" w:sz="0" w:space="0" w:color="auto"/>
        <w:right w:val="none" w:sz="0" w:space="0" w:color="auto"/>
      </w:divBdr>
    </w:div>
    <w:div w:id="1615018668">
      <w:bodyDiv w:val="1"/>
      <w:marLeft w:val="0"/>
      <w:marRight w:val="0"/>
      <w:marTop w:val="0"/>
      <w:marBottom w:val="0"/>
      <w:divBdr>
        <w:top w:val="none" w:sz="0" w:space="0" w:color="auto"/>
        <w:left w:val="none" w:sz="0" w:space="0" w:color="auto"/>
        <w:bottom w:val="none" w:sz="0" w:space="0" w:color="auto"/>
        <w:right w:val="none" w:sz="0" w:space="0" w:color="auto"/>
      </w:divBdr>
    </w:div>
    <w:div w:id="1664549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1</Pages>
  <Words>653</Words>
  <Characters>3725</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SHARON</dc:creator>
  <cp:keywords/>
  <dc:description/>
  <cp:lastModifiedBy>SHARON</cp:lastModifiedBy>
  <cp:revision>4</cp:revision>
  <dcterms:created xsi:type="dcterms:W3CDTF">2022-04-05T00:02:00Z</dcterms:created>
  <dcterms:modified xsi:type="dcterms:W3CDTF">2022-04-11T23:54:00Z</dcterms:modified>
</cp:coreProperties>
</file>